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8BB04BF" w14:textId="46DBBE76" w:rsidR="61668695" w:rsidRDefault="55BB53B4" w:rsidP="07962F07">
      <w:pPr>
        <w:shd w:val="clear" w:color="auto" w:fill="4472C4" w:themeFill="accent1"/>
        <w:jc w:val="center"/>
      </w:pPr>
      <w:r>
        <w:t>T</w:t>
      </w:r>
      <w:r w:rsidR="77131A9F">
        <w:rPr>
          <w:noProof/>
        </w:rPr>
        <w:drawing>
          <wp:inline distT="0" distB="0" distL="0" distR="0" wp14:anchorId="3A438426" wp14:editId="43AB672E">
            <wp:extent cx="8993647" cy="5992016"/>
            <wp:effectExtent l="0" t="0" r="0" b="0"/>
            <wp:docPr id="1195373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381" name="Picture 11953738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93647" cy="5992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4B54DB7">
        <w:t>z</w:t>
      </w:r>
    </w:p>
    <w:p w14:paraId="7F8A5F7A" w14:textId="3ED36B8E" w:rsidR="3BDA3CC5" w:rsidRDefault="3BDA3CC5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1D1FF6" w14:textId="70718DBF" w:rsidR="3BDA3CC5" w:rsidRDefault="3BDA3CC5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DCEDC9C" w14:textId="3BF4B11F" w:rsidR="3BDA3CC5" w:rsidRDefault="3BDA3CC5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74A5C5" w14:textId="70673ED2" w:rsidR="3BDA3CC5" w:rsidRDefault="6707B7B5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D59147" wp14:editId="277F02BB">
            <wp:extent cx="9240070" cy="6156197"/>
            <wp:effectExtent l="0" t="0" r="0" b="0"/>
            <wp:docPr id="11323675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367555" name="Picture 113236755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40070" cy="615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A8D0D" w14:textId="0DE66172" w:rsidR="3BDA3CC5" w:rsidRDefault="5D33E516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30C53B6" wp14:editId="08A850FE">
            <wp:extent cx="9144000" cy="6096000"/>
            <wp:effectExtent l="0" t="0" r="0" b="0"/>
            <wp:docPr id="9215730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573096" name="Picture 92157309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5D087" w14:textId="461AD563" w:rsidR="3BDA3CC5" w:rsidRDefault="3BDA3CC5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4B09BF" w14:textId="7EF5A589" w:rsidR="07962F07" w:rsidRDefault="07962F07" w:rsidP="07962F07">
      <w:pPr>
        <w:jc w:val="center"/>
      </w:pPr>
    </w:p>
    <w:p w14:paraId="28FE5A89" w14:textId="081B0CA3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B5A989C" w14:textId="7025951C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10743B" w14:textId="2322A680" w:rsidR="6C9A5FF8" w:rsidRDefault="6C9A5FF8" w:rsidP="07962F07">
      <w:pPr>
        <w:jc w:val="center"/>
      </w:pPr>
      <w:r>
        <w:rPr>
          <w:noProof/>
        </w:rPr>
        <w:lastRenderedPageBreak/>
        <w:drawing>
          <wp:inline distT="0" distB="0" distL="0" distR="0" wp14:anchorId="6DBC58BD" wp14:editId="1958AE4B">
            <wp:extent cx="8686800" cy="5787580"/>
            <wp:effectExtent l="0" t="0" r="0" b="0"/>
            <wp:docPr id="15899838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57113" name="Picture 14858571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6800" cy="578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EBBF" w14:textId="5E69BBB1" w:rsidR="70586E80" w:rsidRDefault="70586E80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BDA3C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COLEGIO INTERNACIONAL DE EDUCACIÓN INTEGRAL </w:t>
      </w:r>
    </w:p>
    <w:p w14:paraId="0F2F9D2B" w14:textId="4F57E2FF" w:rsidR="6B51317F" w:rsidRDefault="4FDF6C39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BDA3CC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CLAUSURA 2026</w:t>
      </w:r>
      <w:r w:rsidR="1C07A5B4" w:rsidRPr="3BDA3C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INSPIRADA EN LA PELÍCULA RIO </w:t>
      </w:r>
    </w:p>
    <w:p w14:paraId="1ECDDB21" w14:textId="1CA74ED7" w:rsidR="72E0EA25" w:rsidRDefault="72E0EA25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BDA3C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SECCIÓN PREESCOLAR </w:t>
      </w:r>
    </w:p>
    <w:p w14:paraId="7E355A08" w14:textId="355C3D59" w:rsidR="3BDA3CC5" w:rsidRDefault="45A6D57B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962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FECHAS </w:t>
      </w:r>
      <w:r w:rsidR="699F0829" w:rsidRPr="07962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22 DE MAYO </w:t>
      </w:r>
      <w:r w:rsidR="337B8C23" w:rsidRPr="07962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9:00 AM </w:t>
      </w:r>
    </w:p>
    <w:p w14:paraId="0271FB1A" w14:textId="58EEE4E5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C0404" w14:textId="5AAF297D" w:rsidR="586A9868" w:rsidRDefault="1FAE642A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6F93D0A">
        <w:rPr>
          <w:rFonts w:ascii="Times New Roman" w:eastAsia="Times New Roman" w:hAnsi="Times New Roman" w:cs="Times New Roman"/>
          <w:b/>
          <w:bCs/>
          <w:sz w:val="24"/>
          <w:szCs w:val="24"/>
        </w:rPr>
        <w:t>RESUMEN</w:t>
      </w:r>
    </w:p>
    <w:p w14:paraId="3A547E4E" w14:textId="3B4E6974" w:rsidR="586A9868" w:rsidRDefault="654749B4" w:rsidP="3BDA3CC5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6F93D0A">
        <w:rPr>
          <w:rFonts w:ascii="Times New Roman" w:eastAsia="Times New Roman" w:hAnsi="Times New Roman" w:cs="Times New Roman"/>
          <w:sz w:val="24"/>
          <w:szCs w:val="24"/>
        </w:rPr>
        <w:t xml:space="preserve">La película </w:t>
      </w:r>
      <w:r w:rsidRPr="76F93D0A">
        <w:rPr>
          <w:rFonts w:ascii="Times New Roman" w:eastAsia="Times New Roman" w:hAnsi="Times New Roman" w:cs="Times New Roman"/>
          <w:i/>
          <w:iCs/>
          <w:sz w:val="24"/>
          <w:szCs w:val="24"/>
        </w:rPr>
        <w:t>Rio</w:t>
      </w:r>
      <w:r w:rsidRPr="76F93D0A">
        <w:rPr>
          <w:rFonts w:ascii="Times New Roman" w:eastAsia="Times New Roman" w:hAnsi="Times New Roman" w:cs="Times New Roman"/>
          <w:sz w:val="24"/>
          <w:szCs w:val="24"/>
        </w:rPr>
        <w:t xml:space="preserve"> cuenta la historia de Blu, un guacamayo azul muy especial que vive en Estados Unidos con su dueña Linda. Blu no sabe volar y lleva una vida tranquila hasta que viaja a Río de Janeiro, Brasil, para conocer a Perla, otra guacamaya azul. Al llegar, ambos son capturados por villanos, pero logran escapar y comienzan una gran aventura por la ciudad, la selva y el carnaval, con la ayuda de nuevos amigos. Durante el camino, Blu aprende a confiar en sí mismo, a superar sus miedos y a descubrir que todos tienen talentos especiales. Al final, Blu logra volar, rescata a Perla y entiende que su verdadero hogar está donde hay amor, amistad y libertad. Esta historia enseña a los niños que todos somos diferentes, que con valentía y trabajo en equipo podemos lograr nuestros sueños y que es importante cuidar la naturaleza y respetar a todos los seres vivos</w:t>
      </w:r>
      <w:r w:rsidR="703AE025" w:rsidRPr="76F93D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2F750842" w:rsidRPr="76F93D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DD4A0DD" w14:textId="3EDE1D97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CF2F98" w14:textId="09D013AB" w:rsidR="5C3D0F7D" w:rsidRDefault="319723D1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6F93D0A">
        <w:rPr>
          <w:rFonts w:ascii="Times New Roman" w:eastAsia="Times New Roman" w:hAnsi="Times New Roman" w:cs="Times New Roman"/>
          <w:b/>
          <w:bCs/>
          <w:sz w:val="24"/>
          <w:szCs w:val="24"/>
        </w:rPr>
        <w:t>CO</w:t>
      </w:r>
      <w:r w:rsidR="3EACF1E7" w:rsidRPr="76F93D0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r w:rsidRPr="76F93D0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CEPTO CREATIVO DE CLAUSURA </w:t>
      </w:r>
    </w:p>
    <w:p w14:paraId="4B6E2BDF" w14:textId="07EEFFB7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2D189C" w14:textId="243CBF92" w:rsidR="0733533B" w:rsidRDefault="4B6BDFC3" w:rsidP="07962F07">
      <w:pPr>
        <w:jc w:val="both"/>
      </w:pPr>
      <w:r w:rsidRPr="76F93D0A">
        <w:rPr>
          <w:rFonts w:ascii="Times New Roman" w:eastAsia="Times New Roman" w:hAnsi="Times New Roman" w:cs="Times New Roman"/>
          <w:sz w:val="24"/>
          <w:szCs w:val="24"/>
        </w:rPr>
        <w:t>La clausura se concibe como una gran travesía escénica en la que cada elemento —escenografía, iluminación, vestuario, música y movimiento— se integra para crear la experiencia de un viaje por Brasil, donde los niños descubren quiénes son, desarrollan su perfil IB, reconocen sus talentos y aprenden a desplegar sus habilidades. Esta clausura permite apreciar la diversidad, la creatividad y el valor de otras culturas de manera imaginativa, promoviendo además el cuidado de las aves en extinción y del medio ambiente en general.</w:t>
      </w:r>
    </w:p>
    <w:p w14:paraId="1E9970B9" w14:textId="0A859B25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DBB134" w14:textId="1ACED226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F83B92" w14:textId="76D6F411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CF84F6" w14:textId="725FC842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C789E2" w14:textId="085CC6B5" w:rsidR="024E0E0C" w:rsidRDefault="024E0E0C" w:rsidP="024E0E0C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837E376" w14:textId="33B67088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E5D3B7" w14:textId="755F4AE1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C30834" w14:textId="7F270D43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B10A85" w14:textId="2087711F" w:rsidR="0C7B2227" w:rsidRDefault="0C7B222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7962F07">
        <w:rPr>
          <w:rFonts w:ascii="Times New Roman" w:eastAsia="Times New Roman" w:hAnsi="Times New Roman" w:cs="Times New Roman"/>
          <w:b/>
          <w:bCs/>
          <w:sz w:val="24"/>
          <w:szCs w:val="24"/>
        </w:rPr>
        <w:t>PERSONAJES</w:t>
      </w:r>
      <w:r w:rsidR="3BEB68CD" w:rsidRPr="07962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7ADBD051" w:rsidRPr="07962F07">
        <w:rPr>
          <w:rFonts w:ascii="Times New Roman" w:eastAsia="Times New Roman" w:hAnsi="Times New Roman" w:cs="Times New Roman"/>
          <w:b/>
          <w:bCs/>
          <w:sz w:val="24"/>
          <w:szCs w:val="24"/>
        </w:rPr>
        <w:t>PRINCIPALES Y</w:t>
      </w:r>
      <w:r w:rsidRPr="07962F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VESTUARIO</w:t>
      </w:r>
    </w:p>
    <w:tbl>
      <w:tblPr>
        <w:tblStyle w:val="Tablaconcuadrcula"/>
        <w:tblW w:w="0" w:type="auto"/>
        <w:jc w:val="center"/>
        <w:tblLook w:val="06A0" w:firstRow="1" w:lastRow="0" w:firstColumn="1" w:lastColumn="0" w:noHBand="1" w:noVBand="1"/>
      </w:tblPr>
      <w:tblGrid>
        <w:gridCol w:w="3600"/>
        <w:gridCol w:w="3528"/>
        <w:gridCol w:w="5548"/>
      </w:tblGrid>
      <w:tr w:rsidR="07962F07" w14:paraId="2BCB1CF6" w14:textId="77777777" w:rsidTr="76F93D0A">
        <w:trPr>
          <w:trHeight w:val="300"/>
          <w:jc w:val="center"/>
        </w:trPr>
        <w:tc>
          <w:tcPr>
            <w:tcW w:w="3600" w:type="dxa"/>
            <w:shd w:val="clear" w:color="auto" w:fill="D9E2F3" w:themeFill="accent1" w:themeFillTint="33"/>
          </w:tcPr>
          <w:p w14:paraId="1C963810" w14:textId="4C2ED60E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7962F07">
              <w:rPr>
                <w:rFonts w:ascii="Times New Roman" w:eastAsia="Times New Roman" w:hAnsi="Times New Roman" w:cs="Times New Roman"/>
                <w:sz w:val="24"/>
                <w:szCs w:val="24"/>
              </w:rPr>
              <w:t>PERSONAJE</w:t>
            </w:r>
          </w:p>
        </w:tc>
        <w:tc>
          <w:tcPr>
            <w:tcW w:w="3510" w:type="dxa"/>
            <w:shd w:val="clear" w:color="auto" w:fill="D9E2F3" w:themeFill="accent1" w:themeFillTint="33"/>
          </w:tcPr>
          <w:p w14:paraId="3D33209D" w14:textId="4DD8423D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7962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REFERENCIA </w:t>
            </w:r>
          </w:p>
        </w:tc>
        <w:tc>
          <w:tcPr>
            <w:tcW w:w="5548" w:type="dxa"/>
            <w:shd w:val="clear" w:color="auto" w:fill="D9E2F3" w:themeFill="accent1" w:themeFillTint="33"/>
          </w:tcPr>
          <w:p w14:paraId="413A68E5" w14:textId="05B1101A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7962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CARACTERISTICAS </w:t>
            </w:r>
          </w:p>
        </w:tc>
      </w:tr>
      <w:tr w:rsidR="07962F07" w14:paraId="59BC8EA0" w14:textId="77777777" w:rsidTr="76F93D0A">
        <w:trPr>
          <w:trHeight w:val="300"/>
          <w:jc w:val="center"/>
        </w:trPr>
        <w:tc>
          <w:tcPr>
            <w:tcW w:w="3600" w:type="dxa"/>
          </w:tcPr>
          <w:p w14:paraId="33C041DB" w14:textId="7AC10201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Blu:</w:t>
            </w:r>
            <w:r w:rsidRPr="07962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guacamayo azul (protagonista)</w:t>
            </w:r>
            <w:r w:rsidR="281FF3D3" w:rsidRPr="07962F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BFE4B" w14:textId="76F7CCC8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D2D7DA7" w14:textId="40955014" w:rsidR="19CF77DB" w:rsidRDefault="6E8C2262" w:rsidP="76F93D0A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Mathias Jeronimo </w:t>
            </w:r>
            <w:r w:rsidR="015F6240" w:rsidRPr="76F93D0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1°</w:t>
            </w:r>
          </w:p>
          <w:p w14:paraId="6359DEB1" w14:textId="0BAF5777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ED7A696" w14:textId="5D1AA0C0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</w:tcPr>
          <w:p w14:paraId="50A592CA" w14:textId="77EA381E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C888793" wp14:editId="41594694">
                  <wp:extent cx="2103120" cy="2146294"/>
                  <wp:effectExtent l="0" t="0" r="0" b="0"/>
                  <wp:docPr id="52868225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990982" name="Picture 210990982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2146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8" w:type="dxa"/>
          </w:tcPr>
          <w:p w14:paraId="74F72FFD" w14:textId="7A8E2B72" w:rsidR="7AEBDFC0" w:rsidRDefault="7AEBDFC0" w:rsidP="07962F07">
            <w:r>
              <w:rPr>
                <w:noProof/>
              </w:rPr>
              <w:drawing>
                <wp:inline distT="0" distB="0" distL="0" distR="0" wp14:anchorId="155D6924" wp14:editId="29DB7EB6">
                  <wp:extent cx="2211576" cy="2943225"/>
                  <wp:effectExtent l="0" t="0" r="0" b="0"/>
                  <wp:docPr id="3523934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393422" name="Picture 35239342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1576" cy="294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35F32F3E">
              <w:rPr>
                <w:noProof/>
              </w:rPr>
              <w:drawing>
                <wp:inline distT="0" distB="0" distL="0" distR="0" wp14:anchorId="5132899F" wp14:editId="57D918E9">
                  <wp:extent cx="2116146" cy="2816225"/>
                  <wp:effectExtent l="0" t="0" r="0" b="0"/>
                  <wp:docPr id="64575244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752446" name="Picture 645752446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6146" cy="281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7962F07" w14:paraId="7C8F6DF1" w14:textId="77777777" w:rsidTr="76F93D0A">
        <w:trPr>
          <w:trHeight w:val="2925"/>
          <w:jc w:val="center"/>
        </w:trPr>
        <w:tc>
          <w:tcPr>
            <w:tcW w:w="3600" w:type="dxa"/>
          </w:tcPr>
          <w:p w14:paraId="6E88DFA6" w14:textId="407EE794" w:rsidR="07962F07" w:rsidRDefault="07962F07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Jewel (Perla): </w:t>
            </w:r>
            <w:r w:rsidRPr="07962F07">
              <w:rPr>
                <w:rFonts w:ascii="Times New Roman" w:eastAsia="Times New Roman" w:hAnsi="Times New Roman" w:cs="Times New Roman"/>
                <w:sz w:val="24"/>
                <w:szCs w:val="24"/>
              </w:rPr>
              <w:t>Compañera valiente</w:t>
            </w:r>
            <w:r w:rsidR="61F772BD" w:rsidRPr="07962F0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6F21BC" w14:textId="4D0A5600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DB5297" w14:textId="24A42B69" w:rsidR="38EA6D4C" w:rsidRDefault="38EA6D4C" w:rsidP="38EA6D4C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  <w:p w14:paraId="0AF5B9CC" w14:textId="55924810" w:rsidR="596A13D0" w:rsidRDefault="6DE3624A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Emilia campos</w:t>
            </w:r>
            <w:r w:rsidR="55669BF3" w:rsidRPr="76F93D0A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TRAN A </w:t>
            </w:r>
          </w:p>
        </w:tc>
        <w:tc>
          <w:tcPr>
            <w:tcW w:w="3510" w:type="dxa"/>
          </w:tcPr>
          <w:p w14:paraId="2C84B095" w14:textId="0C869D2E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89836D3" wp14:editId="3DD7EF32">
                  <wp:extent cx="2103120" cy="1575310"/>
                  <wp:effectExtent l="0" t="0" r="0" b="0"/>
                  <wp:docPr id="145369347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830018" name="Picture 984830018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575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8" w:type="dxa"/>
          </w:tcPr>
          <w:p w14:paraId="453F6B44" w14:textId="36C3B1A0" w:rsidR="70C6A545" w:rsidRDefault="70C6A545" w:rsidP="07962F07">
            <w:r>
              <w:rPr>
                <w:noProof/>
              </w:rPr>
              <w:drawing>
                <wp:inline distT="0" distB="0" distL="0" distR="0" wp14:anchorId="2153C90E" wp14:editId="1AEABAC0">
                  <wp:extent cx="1720427" cy="3048000"/>
                  <wp:effectExtent l="0" t="0" r="0" b="0"/>
                  <wp:docPr id="97753283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839426" name="Picture 799839426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427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121AD3B8">
              <w:rPr>
                <w:noProof/>
              </w:rPr>
              <w:lastRenderedPageBreak/>
              <w:drawing>
                <wp:inline distT="0" distB="0" distL="0" distR="0" wp14:anchorId="19409A16" wp14:editId="7BB1226C">
                  <wp:extent cx="2533650" cy="3371850"/>
                  <wp:effectExtent l="0" t="0" r="0" b="0"/>
                  <wp:docPr id="9249797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497977" name="Picture 92497977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3371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7962F07" w14:paraId="4D19E914" w14:textId="77777777" w:rsidTr="76F93D0A">
        <w:trPr>
          <w:trHeight w:val="300"/>
          <w:jc w:val="center"/>
        </w:trPr>
        <w:tc>
          <w:tcPr>
            <w:tcW w:w="3600" w:type="dxa"/>
          </w:tcPr>
          <w:p w14:paraId="6002DC41" w14:textId="1AEC80AF" w:rsidR="07962F07" w:rsidRDefault="07962F07" w:rsidP="07962F0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8EA6D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Linda:</w:t>
            </w:r>
            <w:r w:rsidRPr="38EA6D4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 dueña y amiga humana</w:t>
            </w:r>
            <w:r w:rsidR="4F5A45A8" w:rsidRPr="38EA6D4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0CA635" w14:textId="19A6733D" w:rsidR="2FEAF0B6" w:rsidRDefault="0146D14F" w:rsidP="76F93D0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Natalia Barrera</w:t>
            </w:r>
          </w:p>
          <w:p w14:paraId="0A512EF5" w14:textId="696C0BA0" w:rsidR="2FEAF0B6" w:rsidRDefault="256988F3" w:rsidP="799DE9A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99DE9A8">
              <w:rPr>
                <w:rFonts w:ascii="Times New Roman" w:eastAsia="Times New Roman" w:hAnsi="Times New Roman" w:cs="Times New Roman"/>
                <w:sz w:val="24"/>
                <w:szCs w:val="24"/>
              </w:rPr>
              <w:t>Hacerle los 2 vestuarios</w:t>
            </w:r>
          </w:p>
        </w:tc>
        <w:tc>
          <w:tcPr>
            <w:tcW w:w="3510" w:type="dxa"/>
          </w:tcPr>
          <w:p w14:paraId="50695898" w14:textId="71009AD2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F95F2B9" wp14:editId="63F11C19">
                  <wp:extent cx="2103120" cy="1577340"/>
                  <wp:effectExtent l="0" t="0" r="0" b="0"/>
                  <wp:docPr id="26599783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9239766" name="Picture 1209239766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577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8" w:type="dxa"/>
          </w:tcPr>
          <w:p w14:paraId="5203AA3C" w14:textId="6717FFAD" w:rsidR="711B1A30" w:rsidRDefault="711B1A30" w:rsidP="07962F07">
            <w:r>
              <w:rPr>
                <w:noProof/>
              </w:rPr>
              <w:drawing>
                <wp:inline distT="0" distB="0" distL="0" distR="0" wp14:anchorId="34D5E5E6" wp14:editId="46FF5B5B">
                  <wp:extent cx="1466890" cy="2181228"/>
                  <wp:effectExtent l="0" t="0" r="0" b="0"/>
                  <wp:docPr id="17625812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581204" name="Picture 1762581204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32203" t="4016" r="24293" b="40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90" cy="2181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7962F07" w14:paraId="6C51ADD2" w14:textId="77777777" w:rsidTr="76F93D0A">
        <w:trPr>
          <w:trHeight w:val="2490"/>
          <w:jc w:val="center"/>
        </w:trPr>
        <w:tc>
          <w:tcPr>
            <w:tcW w:w="3600" w:type="dxa"/>
          </w:tcPr>
          <w:p w14:paraId="03BC0296" w14:textId="7373C700" w:rsidR="07962F07" w:rsidRDefault="57E5A594" w:rsidP="07962F0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Tulio:</w:t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experto en aves</w:t>
            </w:r>
            <w:r w:rsidR="59B6B834" w:rsidRPr="76F93D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6DC8F7A" w14:textId="45278222" w:rsidR="55A74CB9" w:rsidRDefault="55A74CB9" w:rsidP="76F93D0A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</w:rPr>
              <w:t>Federico</w:t>
            </w:r>
          </w:p>
          <w:p w14:paraId="71BC4F33" w14:textId="7106C34B" w:rsidR="61DF1F6C" w:rsidRDefault="4AE21A7E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 w:rsidRPr="799DE9A8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Se le solicita al estudiante. </w:t>
            </w:r>
          </w:p>
        </w:tc>
        <w:tc>
          <w:tcPr>
            <w:tcW w:w="3510" w:type="dxa"/>
          </w:tcPr>
          <w:p w14:paraId="273C6C4D" w14:textId="43991095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B3CE746" wp14:editId="2B05FBB3">
                  <wp:extent cx="2103120" cy="1374038"/>
                  <wp:effectExtent l="0" t="0" r="0" b="0"/>
                  <wp:docPr id="78137403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8774068" name="Picture 110877406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3740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8" w:type="dxa"/>
          </w:tcPr>
          <w:p w14:paraId="110F48C9" w14:textId="513E61F2" w:rsidR="2FF4082D" w:rsidRDefault="2FF4082D" w:rsidP="07962F07">
            <w:r>
              <w:rPr>
                <w:noProof/>
              </w:rPr>
              <w:drawing>
                <wp:inline distT="0" distB="0" distL="0" distR="0" wp14:anchorId="36A9D711" wp14:editId="13EDE78F">
                  <wp:extent cx="2143125" cy="2143125"/>
                  <wp:effectExtent l="0" t="0" r="0" b="0"/>
                  <wp:docPr id="1541797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79722" name="Picture 154179722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2143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7962F07" w14:paraId="69AEF21F" w14:textId="77777777" w:rsidTr="76F93D0A">
        <w:trPr>
          <w:trHeight w:val="300"/>
          <w:jc w:val="center"/>
        </w:trPr>
        <w:tc>
          <w:tcPr>
            <w:tcW w:w="3600" w:type="dxa"/>
          </w:tcPr>
          <w:p w14:paraId="46663939" w14:textId="6CDD4287" w:rsidR="07962F07" w:rsidRDefault="57E5A594" w:rsidP="07962F0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Nico:</w:t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canario amarillo con su sombrero de tapa de botella</w:t>
            </w:r>
            <w:r w:rsidR="1B6CAE44" w:rsidRPr="76F9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5BE609F" w14:textId="3B56EFB2" w:rsidR="596E6437" w:rsidRDefault="596E6437" w:rsidP="76F93D0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Santiago Lopera TRA</w:t>
            </w:r>
          </w:p>
          <w:p w14:paraId="57162478" w14:textId="50C835BB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</w:tcPr>
          <w:p w14:paraId="66E5BDA6" w14:textId="222942A4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E38DC53" wp14:editId="5C5CC75C">
                  <wp:extent cx="2103120" cy="1738579"/>
                  <wp:effectExtent l="0" t="0" r="0" b="0"/>
                  <wp:docPr id="118634984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624251" name="Picture 1069624251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7385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8" w:type="dxa"/>
          </w:tcPr>
          <w:p w14:paraId="536EAAC3" w14:textId="4B777E70" w:rsidR="37B608EA" w:rsidRDefault="37B608EA" w:rsidP="07962F07">
            <w:r>
              <w:rPr>
                <w:noProof/>
              </w:rPr>
              <w:drawing>
                <wp:inline distT="0" distB="0" distL="0" distR="0" wp14:anchorId="4843850E" wp14:editId="1D0E6073">
                  <wp:extent cx="1466850" cy="2137185"/>
                  <wp:effectExtent l="0" t="0" r="0" b="0"/>
                  <wp:docPr id="157778854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788540" name="Picture 1577788540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213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7962F07" w14:paraId="288646EF" w14:textId="77777777" w:rsidTr="76F93D0A">
        <w:trPr>
          <w:trHeight w:val="6375"/>
          <w:jc w:val="center"/>
        </w:trPr>
        <w:tc>
          <w:tcPr>
            <w:tcW w:w="3600" w:type="dxa"/>
          </w:tcPr>
          <w:p w14:paraId="780F36D4" w14:textId="3A416528" w:rsidR="07962F07" w:rsidRDefault="57E5A594" w:rsidP="07962F07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Pedro:</w:t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cardenal de cresta roja con mucho ritmo</w:t>
            </w:r>
            <w:r w:rsidR="5199D417" w:rsidRPr="76F93D0A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F7A228" w14:textId="24E0C431" w:rsidR="315960A4" w:rsidRDefault="315960A4" w:rsidP="76F93D0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David Caicedo 1ro. </w:t>
            </w:r>
          </w:p>
          <w:p w14:paraId="44C4788E" w14:textId="29D37788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F216C8" w14:textId="66A362CB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510" w:type="dxa"/>
          </w:tcPr>
          <w:p w14:paraId="20B52AE8" w14:textId="7964249C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108E598" wp14:editId="0CDC4F0F">
                  <wp:extent cx="2038350" cy="2038350"/>
                  <wp:effectExtent l="0" t="0" r="0" b="0"/>
                  <wp:docPr id="6078905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076688" name="Picture 284076688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8" w:type="dxa"/>
          </w:tcPr>
          <w:p w14:paraId="493E82C6" w14:textId="2B06A81B" w:rsidR="55B1C818" w:rsidRDefault="55B1C818" w:rsidP="07962F07">
            <w:r>
              <w:rPr>
                <w:noProof/>
              </w:rPr>
              <w:drawing>
                <wp:inline distT="0" distB="0" distL="0" distR="0" wp14:anchorId="73CAD1AE" wp14:editId="17FC8F49">
                  <wp:extent cx="1505391" cy="2009775"/>
                  <wp:effectExtent l="0" t="0" r="0" b="0"/>
                  <wp:docPr id="1849158770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9158770" name="Picture 1849158770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5391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40ECC396">
              <w:rPr>
                <w:noProof/>
              </w:rPr>
              <w:drawing>
                <wp:inline distT="0" distB="0" distL="0" distR="0" wp14:anchorId="39E8D905" wp14:editId="04AC6043">
                  <wp:extent cx="1847850" cy="2327897"/>
                  <wp:effectExtent l="0" t="0" r="0" b="0"/>
                  <wp:docPr id="213474118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741184" name="Picture 2134741184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850" cy="232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7962F07" w14:paraId="657C537F" w14:textId="77777777" w:rsidTr="76F93D0A">
        <w:trPr>
          <w:trHeight w:val="8835"/>
          <w:jc w:val="center"/>
        </w:trPr>
        <w:tc>
          <w:tcPr>
            <w:tcW w:w="3600" w:type="dxa"/>
          </w:tcPr>
          <w:p w14:paraId="12C6ED0E" w14:textId="514F1C5D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Luiz:</w:t>
            </w:r>
            <w:r w:rsidRPr="07962F0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bulldog con su casco de soldador. </w:t>
            </w:r>
          </w:p>
          <w:p w14:paraId="767964C3" w14:textId="26BE787B" w:rsidR="07962F07" w:rsidRDefault="07962F07" w:rsidP="76F93D0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</w:p>
          <w:p w14:paraId="5399D87C" w14:textId="0E522ADB" w:rsidR="105569CA" w:rsidRDefault="015ACF17" w:rsidP="76F93D0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Luciano 1ro.</w:t>
            </w:r>
          </w:p>
        </w:tc>
        <w:tc>
          <w:tcPr>
            <w:tcW w:w="3510" w:type="dxa"/>
          </w:tcPr>
          <w:p w14:paraId="5CC1B123" w14:textId="273A4212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024DAA5D" wp14:editId="653A1947">
                  <wp:extent cx="2103120" cy="1710538"/>
                  <wp:effectExtent l="0" t="0" r="0" b="0"/>
                  <wp:docPr id="125331083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8387358" name="Picture 1668387358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3120" cy="17105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8" w:type="dxa"/>
          </w:tcPr>
          <w:p w14:paraId="689BFF6B" w14:textId="1C91D428" w:rsidR="764FECE2" w:rsidRDefault="764FECE2" w:rsidP="07962F07">
            <w:r>
              <w:rPr>
                <w:noProof/>
              </w:rPr>
              <w:drawing>
                <wp:inline distT="0" distB="0" distL="0" distR="0" wp14:anchorId="070DDC55" wp14:editId="639826AC">
                  <wp:extent cx="1562468" cy="2085975"/>
                  <wp:effectExtent l="0" t="0" r="0" b="0"/>
                  <wp:docPr id="145254846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2548467" name="Picture 1452548467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468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39615B9" wp14:editId="35119936">
                  <wp:extent cx="1254568" cy="2177044"/>
                  <wp:effectExtent l="0" t="0" r="0" b="0"/>
                  <wp:docPr id="79137246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1372461" name="Picture 791372461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568" cy="21770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7962F07" w14:paraId="7D0D2C53" w14:textId="77777777" w:rsidTr="76F93D0A">
        <w:trPr>
          <w:trHeight w:val="300"/>
          <w:jc w:val="center"/>
        </w:trPr>
        <w:tc>
          <w:tcPr>
            <w:tcW w:w="3600" w:type="dxa"/>
          </w:tcPr>
          <w:p w14:paraId="10357810" w14:textId="56B664CF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799DE9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Villano : </w:t>
            </w:r>
            <w:r w:rsidR="3760FC49" w:rsidRPr="799DE9A8">
              <w:rPr>
                <w:rFonts w:ascii="Times New Roman" w:eastAsia="Times New Roman" w:hAnsi="Times New Roman" w:cs="Times New Roman"/>
                <w:sz w:val="24"/>
                <w:szCs w:val="24"/>
              </w:rPr>
              <w:t>Pájaro</w:t>
            </w:r>
            <w:r w:rsidRPr="799DE9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Blanco Encargado de perseguir a </w:t>
            </w:r>
            <w:r w:rsidR="1693F177" w:rsidRPr="799DE9A8">
              <w:rPr>
                <w:rFonts w:ascii="Times New Roman" w:eastAsia="Times New Roman" w:hAnsi="Times New Roman" w:cs="Times New Roman"/>
                <w:sz w:val="24"/>
                <w:szCs w:val="24"/>
              </w:rPr>
              <w:t>las aves</w:t>
            </w:r>
            <w:r w:rsidRPr="799DE9A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azules. </w:t>
            </w:r>
          </w:p>
          <w:p w14:paraId="679213AB" w14:textId="7073A7B0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  <w:p w14:paraId="2C5EF7C5" w14:textId="387AD54B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  <w:p w14:paraId="21BFEF34" w14:textId="43C7B787" w:rsidR="7F14C7E8" w:rsidRDefault="3975EC54" w:rsidP="76F93D0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 xml:space="preserve">Luis Gabriel </w:t>
            </w:r>
            <w:r w:rsidR="086CBD24" w:rsidRPr="76F93D0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yellow"/>
              </w:rPr>
              <w:t>1°</w:t>
            </w:r>
          </w:p>
        </w:tc>
        <w:tc>
          <w:tcPr>
            <w:tcW w:w="3510" w:type="dxa"/>
          </w:tcPr>
          <w:p w14:paraId="5308E317" w14:textId="26E099CC" w:rsidR="07962F07" w:rsidRDefault="07962F07" w:rsidP="07962F07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FDC83A6" wp14:editId="2D25B173">
                  <wp:extent cx="2050542" cy="1421709"/>
                  <wp:effectExtent l="0" t="0" r="0" b="0"/>
                  <wp:docPr id="49763948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725741" name="Picture 541725741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0542" cy="14217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48" w:type="dxa"/>
          </w:tcPr>
          <w:p w14:paraId="59CFE30F" w14:textId="31B4C281" w:rsidR="09FFCB67" w:rsidRDefault="09FFCB67" w:rsidP="07962F07">
            <w:r>
              <w:rPr>
                <w:noProof/>
              </w:rPr>
              <w:drawing>
                <wp:inline distT="0" distB="0" distL="0" distR="0" wp14:anchorId="337905B1" wp14:editId="129F0E8D">
                  <wp:extent cx="2619375" cy="1752600"/>
                  <wp:effectExtent l="0" t="0" r="0" b="0"/>
                  <wp:docPr id="132381510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815107" name="Picture 1323815107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7962F07">
              <w:rPr>
                <w:noProof/>
              </w:rPr>
              <w:drawing>
                <wp:inline distT="0" distB="0" distL="0" distR="0" wp14:anchorId="4CA3420B" wp14:editId="2B1D7E22">
                  <wp:extent cx="1685925" cy="2243675"/>
                  <wp:effectExtent l="0" t="0" r="0" b="0"/>
                  <wp:docPr id="209342765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427651" name="Picture 2093427651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2243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7071D" w14:textId="3D7154D0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13E596" w14:textId="5DE48F91" w:rsidR="6B51317F" w:rsidRDefault="6B51317F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F6EB0C" w14:textId="49CCB51C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6DA4416" w14:textId="2BC126EB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FC70FD" w14:textId="23152758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8FF03B" w14:textId="272AD3AA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9F8DE0" w14:textId="41E99784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4D9F33" w14:textId="7B517ABC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461424" w14:textId="36A51CFA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B3AB90" w14:textId="65DC69E7" w:rsidR="07962F07" w:rsidRDefault="07962F07" w:rsidP="07962F07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8F566A" w14:textId="6C3778CA" w:rsidR="586A9868" w:rsidRDefault="586A9868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BDA3C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ESCALETA </w:t>
      </w:r>
    </w:p>
    <w:tbl>
      <w:tblPr>
        <w:tblW w:w="14523" w:type="dxa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293"/>
        <w:gridCol w:w="7541"/>
        <w:gridCol w:w="1867"/>
        <w:gridCol w:w="2242"/>
      </w:tblGrid>
      <w:tr w:rsidR="0041476E" w:rsidRPr="00543581" w14:paraId="5A228F4A" w14:textId="77777777" w:rsidTr="28951B4C">
        <w:trPr>
          <w:tblHeader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72E0B7" w14:textId="77777777" w:rsidR="00543581" w:rsidRPr="00543581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Escena / Fase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3A160" w14:textId="77777777" w:rsidR="00543581" w:rsidRPr="00543581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Duración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2B200" w14:textId="77777777" w:rsidR="00543581" w:rsidRPr="00543581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Actividad / Script (Diálogo)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3607A" w14:textId="77777777" w:rsidR="00543581" w:rsidRPr="00543581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Responsable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D728C" w14:textId="629ED79A" w:rsidR="4C305C5D" w:rsidRDefault="4C305C5D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  <w:p w14:paraId="07B8DDD3" w14:textId="77777777" w:rsidR="00543581" w:rsidRPr="00543581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Audio / Apoyo Visual</w:t>
            </w:r>
          </w:p>
        </w:tc>
      </w:tr>
      <w:tr w:rsidR="00543581" w:rsidRPr="00543581" w14:paraId="76282BA8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FE717" w14:textId="27134D8F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0. Contexto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B15C0E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2:30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1DD3E" w14:textId="02D54610" w:rsid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VIDEO INICIAL: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Voz en Off narrando el inicio mientras se ven dibujos</w:t>
            </w:r>
            <w:r w:rsidR="0B411476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 los niños de preescolar sobre RIO.</w:t>
            </w:r>
          </w:p>
          <w:p w14:paraId="7A5F98A6" w14:textId="54605E93" w:rsidR="00D909A8" w:rsidRPr="00543581" w:rsidRDefault="2C26DF0B" w:rsidP="76F93D0A">
            <w:pPr>
              <w:spacing w:before="240" w:after="24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Once upon a time, in a jungle full of colors, music, and shiny feathers, lived a blue macaw named Blu.</w:t>
            </w:r>
            <w:r w:rsidR="00D909A8" w:rsidRPr="00775FC2">
              <w:rPr>
                <w:lang w:val="en-US"/>
              </w:rPr>
              <w:br/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Blu was very special, but he had a small problem… he didn’t know how to fly!</w:t>
            </w:r>
          </w:p>
          <w:p w14:paraId="567521E9" w14:textId="7D8301D4" w:rsidR="00D909A8" w:rsidRPr="00543581" w:rsidRDefault="2C26DF0B" w:rsidP="76F93D0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One day, Blu traveled very far, to a city called Rio de Janeiro,</w:t>
            </w:r>
            <w:r w:rsidR="330BEE9A"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</w:t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place full</w:t>
            </w:r>
            <w:r w:rsidR="4387C695"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of joy, dancing, and new friends.</w:t>
            </w:r>
            <w:r w:rsidR="79111C00"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615DB3AA" w14:textId="54C41A35" w:rsidR="00D909A8" w:rsidRPr="00543581" w:rsidRDefault="2C26DF0B" w:rsidP="76F93D0A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There he met Perla, a brave and cheerful macaw,</w:t>
            </w:r>
            <w:r w:rsidR="06A41C48"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and together they will learn </w:t>
            </w:r>
            <w:r w:rsidR="7B9CA50B"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</w:t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hat even when we are afraid,</w:t>
            </w:r>
            <w:r w:rsidR="6C298BBA"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with friendship, courage, and love, we can achieve amazing things.</w:t>
            </w:r>
            <w:r w:rsidR="785844F3"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1258B49" w14:textId="64568D44" w:rsidR="00D909A8" w:rsidRPr="00543581" w:rsidRDefault="2C26DF0B" w:rsidP="6B51317F">
            <w:pPr>
              <w:spacing w:before="240" w:after="24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Let’s spread our wings and welcome this great adventure in…</w:t>
            </w:r>
            <w:r w:rsidR="00D909A8" w:rsidRPr="00775FC2">
              <w:rPr>
                <w:lang w:val="en-US"/>
              </w:rPr>
              <w:br/>
            </w:r>
            <w:r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RIO</w:t>
            </w:r>
            <w:r w:rsidR="304C16E1" w:rsidRPr="76F93D0A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. 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D2F49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Visuales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BCD1A" w14:textId="156431A1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Video: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Selva animada con dibujos infantiles</w:t>
            </w:r>
            <w:r w:rsidR="25AA9B37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de blue. </w:t>
            </w:r>
          </w:p>
        </w:tc>
      </w:tr>
      <w:tr w:rsidR="6B51317F" w14:paraId="1A1D1824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C67CA" w14:textId="3871C255" w:rsidR="6B51317F" w:rsidRDefault="6B51317F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76715" w14:textId="5CA3C334" w:rsidR="1CA3B28F" w:rsidRDefault="55A697F4" w:rsidP="6B51317F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3:00</w:t>
            </w:r>
            <w:r w:rsidR="5DF43FB3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A4B22" w14:textId="2A3FDAA4" w:rsidR="48EB195C" w:rsidRDefault="5FFFCA0E" w:rsidP="07962F0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>DANZA:</w:t>
            </w:r>
            <w:r w:rsidR="5DF43FB3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 Real in Rio</w:t>
            </w:r>
            <w:r w:rsidR="3A8CF356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, Elenco actoral acompaña cerca al público. </w:t>
            </w:r>
            <w:r w:rsidR="506816FB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+</w:t>
            </w:r>
          </w:p>
          <w:p w14:paraId="3598D4B0" w14:textId="6E7DB146" w:rsidR="48EB195C" w:rsidRDefault="5742A9E5" w:rsidP="07962F07">
            <w:pPr>
              <w:spacing w:line="240" w:lineRule="auto"/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 xml:space="preserve">Grado 1° 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C1ED3" w14:textId="569DC1F7" w:rsidR="1CA3B28F" w:rsidRDefault="1CA3B28F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Danza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48A67" w14:textId="4308072A" w:rsidR="47D6501A" w:rsidRDefault="47D6501A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>Luces:</w:t>
            </w:r>
            <w:r w:rsidR="1CA3B28F"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 Verdes, amarillo, rojo</w:t>
            </w:r>
          </w:p>
          <w:p w14:paraId="3D5F5845" w14:textId="572825B9" w:rsidR="576E57EE" w:rsidRDefault="576E57EE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  <w:rPrChange w:id="0" w:author="Leonardo Aponte" w:date="2026-01-21T13:45:00Z">
                  <w:rPr>
                    <w:rFonts w:ascii="Arial" w:eastAsia="Times New Roman" w:hAnsi="Arial" w:cs="Arial"/>
                    <w:b/>
                    <w:bCs/>
                    <w:color w:val="1F1F1F"/>
                    <w:sz w:val="24"/>
                    <w:szCs w:val="24"/>
                    <w:lang w:eastAsia="es-CO"/>
                  </w:rPr>
                </w:rPrChange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CO"/>
              </w:rPr>
              <w:t xml:space="preserve">Fondo: Amazonas </w:t>
            </w:r>
          </w:p>
        </w:tc>
      </w:tr>
      <w:tr w:rsidR="00543581" w:rsidRPr="00543581" w14:paraId="0C992928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FC004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lastRenderedPageBreak/>
              <w:t xml:space="preserve">1. ESCENA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6608D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2:00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2C7E2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s-CO"/>
              </w:rPr>
              <w:t>TEATRO: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</w:p>
          <w:p w14:paraId="303AE798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lang w:val="en-US"/>
              </w:rPr>
              <w:br/>
            </w:r>
          </w:p>
          <w:p w14:paraId="5ED3786D" w14:textId="6088D5ED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s-CO"/>
              </w:rPr>
              <w:t>Linda: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"Look Blu! We are in Brazil! It’s </w:t>
            </w:r>
            <w:r w:rsidR="27FDC3A4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beautiful!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</w:p>
          <w:p w14:paraId="71BFCF00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lang w:val="en-US"/>
              </w:rPr>
              <w:br/>
            </w:r>
          </w:p>
          <w:p w14:paraId="44643F87" w14:textId="01E6CD30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s-CO"/>
              </w:rPr>
              <w:t>Tulio: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"Welcome to the sanctuary.</w:t>
            </w:r>
          </w:p>
          <w:p w14:paraId="1AA225F8" w14:textId="6CF944B9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683DBED4" w14:textId="720061B1" w:rsidR="00543581" w:rsidRPr="00543581" w:rsidRDefault="12DB4E3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Blu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:  It so amazing</w:t>
            </w:r>
            <w:r w:rsidR="1F4AE5EC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! Wow!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</w:p>
          <w:p w14:paraId="7E131C1A" w14:textId="2F0D97DD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4D7D4423" w14:textId="09A3689D" w:rsidR="00543581" w:rsidRPr="00775FC2" w:rsidRDefault="598877FF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Nico y Pedro: </w:t>
            </w:r>
            <w:r w:rsidR="3EC82AE6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¡</w:t>
            </w:r>
            <w:r w:rsidR="51CE5D4F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La la la  long live carnival</w:t>
            </w:r>
            <w:r w:rsidR="1247F089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!</w:t>
            </w:r>
            <w:r w:rsidR="500A77CE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</w:t>
            </w:r>
          </w:p>
          <w:p w14:paraId="56BF6CF6" w14:textId="6E6FF896" w:rsidR="00543581" w:rsidRPr="00775FC2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  <w:p w14:paraId="739C85A0" w14:textId="24C30194" w:rsidR="00543581" w:rsidRPr="00775FC2" w:rsidRDefault="3D2F2AA6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(Sale Linda y Tulio) </w:t>
            </w:r>
          </w:p>
          <w:p w14:paraId="2961D677" w14:textId="6CBFEE0F" w:rsidR="00543581" w:rsidRPr="00775FC2" w:rsidRDefault="741F259A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eastAsia="es-CO"/>
              </w:rPr>
              <w:t>(Entra Perla</w:t>
            </w:r>
            <w:r w:rsidR="0D6C27F8"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eastAsia="es-CO"/>
              </w:rPr>
              <w:t xml:space="preserve"> y </w:t>
            </w:r>
            <w:r w:rsidR="7CFEDFF7"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eastAsia="es-CO"/>
              </w:rPr>
              <w:t xml:space="preserve">observa </w:t>
            </w:r>
            <w:r w:rsidR="0D6C27F8"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eastAsia="es-CO"/>
              </w:rPr>
              <w:t xml:space="preserve">a Blue con </w:t>
            </w:r>
            <w:r w:rsidR="3A724E69"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eastAsia="es-CO"/>
              </w:rPr>
              <w:t>desprecio</w:t>
            </w:r>
            <w:r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eastAsia="es-CO"/>
              </w:rPr>
              <w:t>)</w:t>
            </w:r>
          </w:p>
          <w:p w14:paraId="6D03981F" w14:textId="412DD5B3" w:rsidR="00543581" w:rsidRPr="00775FC2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eastAsia="es-CO"/>
              </w:rPr>
            </w:pPr>
          </w:p>
          <w:p w14:paraId="61EE2A82" w14:textId="1DBBDE76" w:rsidR="00543581" w:rsidRPr="00543581" w:rsidRDefault="21DC7158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 xml:space="preserve">Perla: 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  <w:rPrChange w:id="1" w:author="Leonardo Aponte" w:date="2026-01-21T16:18:00Z">
                  <w:rPr>
                    <w:rFonts w:ascii="Arial" w:eastAsia="Times New Roman" w:hAnsi="Arial" w:cs="Arial"/>
                    <w:color w:val="1F1F1F"/>
                    <w:sz w:val="24"/>
                    <w:szCs w:val="24"/>
                    <w:lang w:val="en-US" w:eastAsia="es-CO"/>
                  </w:rPr>
                </w:rPrChange>
              </w:rPr>
              <w:t xml:space="preserve">Who are </w:t>
            </w:r>
            <w:r w:rsidR="39B1571A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  <w:rPrChange w:id="2" w:author="Leonardo Aponte" w:date="2026-01-21T16:18:00Z">
                  <w:rPr>
                    <w:rFonts w:ascii="Arial" w:eastAsia="Times New Roman" w:hAnsi="Arial" w:cs="Arial"/>
                    <w:color w:val="1F1F1F"/>
                    <w:sz w:val="24"/>
                    <w:szCs w:val="24"/>
                    <w:lang w:val="en-US" w:eastAsia="es-CO"/>
                  </w:rPr>
                </w:rPrChange>
              </w:rPr>
              <w:t>you</w:t>
            </w:r>
            <w:r w:rsidR="54F67DCA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? What</w:t>
            </w:r>
            <w:r w:rsidR="39B1571A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are you doing here?</w:t>
            </w:r>
          </w:p>
          <w:p w14:paraId="39FD9AD8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4173C891" w14:textId="595254E4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s-CO"/>
              </w:rPr>
              <w:t>Blu: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"Oh no... </w:t>
            </w:r>
            <w:r w:rsidR="0015D069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She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is very </w:t>
            </w:r>
            <w:r w:rsidR="17656631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grumpy!</w:t>
            </w:r>
          </w:p>
          <w:p w14:paraId="512A2523" w14:textId="239FE094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F934B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Teatro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228D73" w14:textId="61C72D70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Fondo: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Selva densa y brillante</w:t>
            </w:r>
            <w:r w:rsidR="1591338E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, con santuario</w:t>
            </w:r>
          </w:p>
        </w:tc>
      </w:tr>
      <w:tr w:rsidR="00543581" w:rsidRPr="00543581" w14:paraId="558718A6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C95BB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91B99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4:00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0F53D" w14:textId="132F76BD" w:rsidR="00543581" w:rsidRPr="00543581" w:rsidRDefault="5D93F82D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MÚSICA: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r w:rsidR="0D95AE46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Canción</w:t>
            </w:r>
            <w:r w:rsidR="01557D32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“Mas que Nada” </w:t>
            </w:r>
          </w:p>
          <w:p w14:paraId="1DC48F61" w14:textId="4FF70750" w:rsidR="00543581" w:rsidRPr="00543581" w:rsidRDefault="01557D32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highlight w:val="red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GRADO</w:t>
            </w:r>
            <w:r w:rsidR="09074261"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1A-1B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D4B11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Música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AADAE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  <w:p w14:paraId="30F581F3" w14:textId="454338B7" w:rsidR="00543581" w:rsidRPr="00543581" w:rsidRDefault="11220D0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Luces: Azul, verde modo crossover</w:t>
            </w:r>
          </w:p>
        </w:tc>
      </w:tr>
      <w:tr w:rsidR="00543581" w:rsidRPr="00543581" w14:paraId="4204F77B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2D28E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2. ESCENA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47924" w14:textId="3C3D215B" w:rsidR="00543581" w:rsidRPr="00543581" w:rsidRDefault="4B094707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4</w:t>
            </w:r>
            <w:r w:rsidR="5D93F82D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6B866" w14:textId="77777777" w:rsidR="00543581" w:rsidRPr="00775FC2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TEATRO:</w:t>
            </w: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</w:t>
            </w:r>
          </w:p>
          <w:p w14:paraId="0A22FAAA" w14:textId="171D13DA" w:rsidR="6B51317F" w:rsidRDefault="6B51317F" w:rsidP="6B51317F">
            <w:pPr>
              <w:spacing w:after="0" w:line="240" w:lineRule="auto"/>
              <w:rPr>
                <w:ins w:id="3" w:author="Leonardo Aponte" w:date="2026-01-21T16:23:00Z" w16du:dateUtc="2026-01-21T16:23:07Z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346D79C" w14:textId="3044C48A" w:rsidR="00543581" w:rsidRPr="00543581" w:rsidRDefault="5011A0F3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(Entra a escenario blue y perl</w:t>
            </w:r>
            <w:r w:rsidR="2B9AE1A5"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</w:t>
            </w:r>
            <w:r w:rsidR="103D5CB8"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  <w:r w:rsidR="058245D1"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4D4BE5F" w14:textId="214753D0" w:rsidR="00543581" w:rsidRPr="00775FC2" w:rsidRDefault="7DC644EC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Blue: </w:t>
            </w:r>
            <w:r w:rsidR="132155E6"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Will you continue </w:t>
            </w:r>
            <w:r w:rsidR="7345EF73"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being</w:t>
            </w:r>
            <w:r w:rsidR="132155E6"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grumpy?</w:t>
            </w:r>
            <w:r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E1A0C6E" w14:textId="09166ABF" w:rsidR="00543581" w:rsidRPr="00775FC2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373385D5" w14:textId="10702B39" w:rsidR="00543581" w:rsidRPr="00775FC2" w:rsidRDefault="49E4726D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(perla lo mira fijamente). </w:t>
            </w:r>
          </w:p>
          <w:p w14:paraId="72098215" w14:textId="31040D7A" w:rsidR="00543581" w:rsidRPr="00775FC2" w:rsidRDefault="058245D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Perla:</w:t>
            </w:r>
            <w:r w:rsidR="3FD74449"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5003C677"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Yes, I am the last blue macaw of the Amazon.</w:t>
            </w:r>
            <w:r w:rsidR="3FD74449"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48094FF" w14:textId="64D295EC" w:rsidR="00543581" w:rsidRPr="00775FC2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41F0FA51" w14:textId="089C84CF" w:rsidR="3BDA3CC5" w:rsidRPr="00775FC2" w:rsidRDefault="3BDA3CC5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</w:p>
          <w:p w14:paraId="499B01CC" w14:textId="477BD411" w:rsidR="00543581" w:rsidRPr="00543581" w:rsidRDefault="336CD7D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r w:rsidR="24E9915B"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SPIX</w:t>
            </w:r>
            <w:r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sigilosamente entra a escenario, </w:t>
            </w:r>
            <w:r w:rsidR="265E0F2A"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suelta una red</w:t>
            </w:r>
            <w:r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y </w:t>
            </w:r>
            <w:r w:rsidR="6E65C15A"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los atrapa</w:t>
            </w:r>
            <w:r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).</w:t>
            </w:r>
          </w:p>
          <w:p w14:paraId="34240826" w14:textId="455504E6" w:rsidR="00543581" w:rsidRPr="00543581" w:rsidRDefault="4984674C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sz w:val="24"/>
                <w:szCs w:val="24"/>
              </w:rPr>
              <w:t>(perla asustada dice)</w:t>
            </w:r>
          </w:p>
          <w:p w14:paraId="78E3DF50" w14:textId="39534259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AF0421" w14:textId="4EAD1B63" w:rsidR="00543581" w:rsidRPr="00543581" w:rsidRDefault="095BD2D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Perla:</w:t>
            </w:r>
            <w:r w:rsidR="14236FB4"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72751D23" w:rsidRPr="3BDA3CC5">
              <w:rPr>
                <w:rFonts w:ascii="Times New Roman" w:eastAsia="Times New Roman" w:hAnsi="Times New Roman" w:cs="Times New Roman"/>
                <w:sz w:val="24"/>
                <w:szCs w:val="24"/>
              </w:rPr>
              <w:t>Who is he?</w:t>
            </w:r>
          </w:p>
          <w:p w14:paraId="631234BF" w14:textId="3BE8D4A2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175636" w14:textId="0C1A5430" w:rsidR="72751D23" w:rsidRDefault="72751D23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sz w:val="24"/>
                <w:szCs w:val="24"/>
              </w:rPr>
              <w:t>(Spix se acerca y dice con gran orgullo)</w:t>
            </w:r>
          </w:p>
          <w:p w14:paraId="722A9775" w14:textId="271A6B3A" w:rsidR="3BDA3CC5" w:rsidRDefault="3BDA3CC5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FBB2E3F" w14:textId="28AB951F" w:rsidR="00543581" w:rsidRPr="00775FC2" w:rsidRDefault="5D35794D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Spix</w:t>
            </w:r>
            <w:r w:rsidR="14236FB4" w:rsidRPr="00775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: </w:t>
            </w:r>
            <w:r w:rsidR="751846FE"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 am Spix, a movie star who was replaced by those colorful parrots.</w:t>
            </w:r>
          </w:p>
          <w:p w14:paraId="545DD325" w14:textId="26B8F128" w:rsidR="00543581" w:rsidRPr="00543581" w:rsidRDefault="2B27E370" w:rsidP="76F93D0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76F93D0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(Suena de fondo canción de villano, </w:t>
            </w:r>
            <w:r w:rsidRPr="76F93D0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highlight w:val="yellow"/>
              </w:rPr>
              <w:t>Martín</w:t>
            </w:r>
            <w:r w:rsidRPr="76F93D0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hace expresión corporal)</w:t>
            </w:r>
          </w:p>
          <w:p w14:paraId="43A092C4" w14:textId="1D9BBF59" w:rsidR="00543581" w:rsidRPr="00543581" w:rsidRDefault="67FDB2AB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(Salen actores)</w:t>
            </w:r>
          </w:p>
          <w:p w14:paraId="0C81B5ED" w14:textId="6289D824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95110F" w14:textId="796A2BAD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C3163" w14:textId="42A5FEC8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F5AA3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Fondo: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Mercado colorido de Río.</w:t>
            </w:r>
          </w:p>
        </w:tc>
      </w:tr>
      <w:tr w:rsidR="6B51317F" w14:paraId="4C5BABD3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6E218" w14:textId="094FF80C" w:rsidR="4A1BCBCF" w:rsidRDefault="4A1BCBCF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2.1 Escena de Apoyo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DB182" w14:textId="19E4069C" w:rsidR="0D95C9D2" w:rsidRDefault="0D95C9D2" w:rsidP="6B51317F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30 Seg 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BCB2D" w14:textId="7DAEC6BA" w:rsidR="1D7381AE" w:rsidRDefault="1D7381AE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>PROYECCIÓN:</w:t>
            </w:r>
          </w:p>
          <w:p w14:paraId="66AE6DED" w14:textId="464A3197" w:rsidR="4A1BCBCF" w:rsidRDefault="4A1BCBCF" w:rsidP="3BDA3CC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>Blue y Perla</w:t>
            </w:r>
            <w:r w:rsidR="023DD7A5"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 xml:space="preserve">: 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</w:t>
            </w: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forsejean en la jaula para lograr escapar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de Spix</w:t>
            </w:r>
            <w:r w:rsidR="70CAF5A0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. 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930E3" w14:textId="27B761A8" w:rsidR="6B51317F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0872E" w14:textId="245E3A65" w:rsidR="6B51317F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</w:tr>
      <w:tr w:rsidR="00543581" w:rsidRPr="00543581" w14:paraId="1C3CF772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70279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6BF29" w14:textId="3869B892" w:rsidR="00543581" w:rsidRPr="00543581" w:rsidRDefault="1B90A3A0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3</w:t>
            </w:r>
            <w:r w:rsidR="5D93F82D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D97576" w14:textId="2C3C00A2" w:rsidR="00543581" w:rsidRPr="00543581" w:rsidRDefault="31961276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DANZA:</w:t>
            </w:r>
            <w:r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 "Hot Wings".</w:t>
            </w:r>
          </w:p>
          <w:p w14:paraId="2C20749E" w14:textId="6F2C788B" w:rsidR="00543581" w:rsidRPr="00543581" w:rsidRDefault="369770EB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CURSO: </w:t>
            </w:r>
            <w:r w:rsidR="258ABDA6"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 </w:t>
            </w:r>
            <w:r w:rsidR="169C8751"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TRANSICIÓN</w:t>
            </w:r>
            <w:r w:rsidR="0D812671"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 A Y B 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DB7F0" w14:textId="77777777" w:rsidR="6B51317F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Danza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C46BF" w14:textId="77777777" w:rsidR="6B51317F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Fondo: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Luces de ciudad de noche.</w:t>
            </w:r>
          </w:p>
        </w:tc>
      </w:tr>
      <w:tr w:rsidR="00543581" w:rsidRPr="00543581" w14:paraId="03848A5B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EC1F6A" w14:textId="52477C95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3. ESCENA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E3047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2:00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ED68E" w14:textId="77777777" w:rsidR="00543581" w:rsidRPr="00775FC2" w:rsidRDefault="581E650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TEATRO:</w:t>
            </w: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 </w:t>
            </w:r>
          </w:p>
          <w:p w14:paraId="6849D95B" w14:textId="2A932D89" w:rsidR="00543581" w:rsidRPr="00775FC2" w:rsidRDefault="00543581" w:rsidP="28951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  <w:p w14:paraId="1543323B" w14:textId="687C1E19" w:rsidR="4BEB4004" w:rsidRPr="00775FC2" w:rsidRDefault="4BEB4004" w:rsidP="28951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(Nico recordó ver Blue en la jaula al llegar a Rio) </w:t>
            </w:r>
          </w:p>
          <w:p w14:paraId="2A6AD71F" w14:textId="50D6BF3E" w:rsidR="00543581" w:rsidRPr="00543581" w:rsidRDefault="046613E7" w:rsidP="28951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28951B4C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Nico</w:t>
            </w:r>
            <w:r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:</w:t>
            </w:r>
            <w:commentRangeStart w:id="4"/>
            <w:commentRangeStart w:id="5"/>
            <w:r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28AE1B04"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R</w:t>
            </w:r>
            <w:r w:rsidR="269DB27E"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emember</w:t>
            </w:r>
            <w:r w:rsidR="28AE1B04"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, </w:t>
            </w:r>
            <w:r w:rsidR="34F70CDB"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remember, Are</w:t>
            </w:r>
            <w:r w:rsidR="7DA0649B"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28AE1B04"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you not the </w:t>
            </w:r>
            <w:r w:rsidR="024E3152"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blue </w:t>
            </w:r>
            <w:r w:rsidR="3AD35195" w:rsidRPr="28951B4C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bird?</w:t>
            </w:r>
            <w:commentRangeEnd w:id="4"/>
            <w:r w:rsidR="00543581" w:rsidRPr="00543581">
              <w:rPr>
                <w:rStyle w:val="Refdecomentario"/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commentReference w:id="4"/>
            </w:r>
            <w:commentRangeEnd w:id="5"/>
            <w:r w:rsidR="00543581" w:rsidRPr="00543581">
              <w:rPr>
                <w:rStyle w:val="Refdecomentario"/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commentReference w:id="5"/>
            </w:r>
          </w:p>
          <w:p w14:paraId="6589A82E" w14:textId="1EFBD2DC" w:rsidR="00543581" w:rsidRPr="00775FC2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363D050A" w14:textId="066F7DBD" w:rsidR="60C01321" w:rsidRDefault="60C0132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(Nico y Pedro se miran asombrados)</w:t>
            </w:r>
          </w:p>
          <w:p w14:paraId="61D39EC4" w14:textId="7F4F31CC" w:rsidR="00543581" w:rsidRPr="00543581" w:rsidRDefault="5FFC5FFA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lastRenderedPageBreak/>
              <w:t>Pedro:</w:t>
            </w:r>
            <w:r w:rsidR="51D22C91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51D22C91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And look at him, he was locked up and now he's with a beautiful bird</w:t>
            </w:r>
            <w:r w:rsidR="3802A0A0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!</w:t>
            </w:r>
          </w:p>
          <w:p w14:paraId="42C62C35" w14:textId="2BE38E0C" w:rsidR="00543581" w:rsidRPr="00775FC2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07FA88A4" w14:textId="1554613D" w:rsidR="00543581" w:rsidRPr="00775FC2" w:rsidRDefault="5FFC5FFA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Nico:</w:t>
            </w: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40A11DDA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I want to be like you!</w:t>
            </w:r>
          </w:p>
          <w:p w14:paraId="2C2EB71F" w14:textId="01E29F06" w:rsidR="3BDA3CC5" w:rsidRPr="00775FC2" w:rsidRDefault="3BDA3CC5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0B3363B6" w14:textId="105BF7F1" w:rsidR="40A11DDA" w:rsidRDefault="40A11DDA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(Blue y Perla los miran y mueven sus alas)</w:t>
            </w:r>
          </w:p>
          <w:p w14:paraId="1568F641" w14:textId="1B272F2A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</w:p>
          <w:p w14:paraId="610B036E" w14:textId="4A85F825" w:rsidR="00543581" w:rsidRPr="00543581" w:rsidRDefault="3AEDA08D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Blue:</w:t>
            </w:r>
            <w:r w:rsidR="0E3CA5BC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6EE3E7F7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We're just chained up! </w:t>
            </w:r>
            <w:r w:rsidR="6EE3E7F7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Can you help us?</w:t>
            </w:r>
          </w:p>
          <w:p w14:paraId="371D0EF3" w14:textId="43DC666F" w:rsidR="3BDA3CC5" w:rsidRDefault="3BDA3CC5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</w:p>
          <w:p w14:paraId="66AAEAE8" w14:textId="3F1EABC5" w:rsidR="6EE3E7F7" w:rsidRDefault="6EE3E7F7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(Nico y Pedro los miran y acentúan diciendo)</w:t>
            </w:r>
          </w:p>
          <w:p w14:paraId="7FA36887" w14:textId="6E4364DD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</w:p>
          <w:p w14:paraId="74B8790A" w14:textId="6140EB23" w:rsidR="00543581" w:rsidRPr="00543581" w:rsidRDefault="28428946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Pedro: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76C40CCE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Let's go see Luis, he should be in the workshop and he can help us.</w:t>
            </w:r>
          </w:p>
          <w:p w14:paraId="4A8EAD7E" w14:textId="4EECC915" w:rsidR="00543581" w:rsidRPr="00775FC2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29D61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lastRenderedPageBreak/>
              <w:t>Teatro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C6D94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Fondo: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Atardecer en el Pan de Azúcar.</w:t>
            </w:r>
          </w:p>
        </w:tc>
      </w:tr>
      <w:tr w:rsidR="00543581" w:rsidRPr="00543581" w14:paraId="5DFF2366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C7265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7D3C0B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4:00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2AE86" w14:textId="0876A42A" w:rsidR="6B51317F" w:rsidRDefault="6B51317F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  <w:p w14:paraId="40C45388" w14:textId="216444A0" w:rsidR="00B0437D" w:rsidRDefault="277A1B45" w:rsidP="76F93D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(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Blue y </w:t>
            </w:r>
            <w:r w:rsidR="52862304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P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erla entran a escena en </w:t>
            </w:r>
            <w:r w:rsidR="5E881825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vehículo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de E5</w:t>
            </w:r>
            <w:r w:rsidR="7923730C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,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</w:t>
            </w:r>
            <w:r w:rsidR="5309539F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por lo cual,</w:t>
            </w:r>
            <w:r w:rsidR="3E7ACAFF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realizan la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introducción a</w:t>
            </w:r>
            <w:r w:rsidR="6EC538C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la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siguiente </w:t>
            </w:r>
            <w:r w:rsidR="6525EA64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canción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. Mientras que Nico y </w:t>
            </w:r>
            <w:r w:rsidR="79239B1B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P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edro empiezan a imitar </w:t>
            </w:r>
            <w:r w:rsidR="3A7ABF2D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a los personajes principales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</w:t>
            </w:r>
            <w:r w:rsidR="17BF3086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/</w:t>
            </w:r>
            <w:r w:rsidR="21CDC3D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chocando</w:t>
            </w:r>
            <w:r w:rsidR="3DEFA2CF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/</w:t>
            </w:r>
            <w:r w:rsidR="6F9C2121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)</w:t>
            </w:r>
            <w:r w:rsidR="4A28B82C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.</w:t>
            </w:r>
          </w:p>
          <w:p w14:paraId="0B1479BD" w14:textId="330B165C" w:rsidR="6B51317F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eastAsia="es-CO"/>
              </w:rPr>
            </w:pPr>
          </w:p>
          <w:p w14:paraId="7716F31C" w14:textId="0F47FCA6" w:rsidR="1B725132" w:rsidRPr="00775FC2" w:rsidRDefault="1B725132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Pedro</w:t>
            </w:r>
            <w:r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en-US" w:eastAsia="es-CO"/>
              </w:rPr>
              <w:t xml:space="preserve">: </w:t>
            </w:r>
            <w:r w:rsidR="20639259"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en-US" w:eastAsia="es-CO"/>
              </w:rPr>
              <w:t>Let's set the mood a little.</w:t>
            </w:r>
          </w:p>
          <w:p w14:paraId="554DB0D3" w14:textId="37214172" w:rsidR="1B725132" w:rsidRPr="00775FC2" w:rsidRDefault="1B725132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en-US" w:eastAsia="es-CO"/>
              </w:rPr>
            </w:pPr>
          </w:p>
          <w:p w14:paraId="6EA9AC20" w14:textId="161A7412" w:rsidR="1B725132" w:rsidRPr="00775FC2" w:rsidRDefault="2CA06E4D" w:rsidP="28951B4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yellow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en-US" w:eastAsia="es-CO"/>
              </w:rPr>
              <w:t>(Nico:</w:t>
            </w:r>
            <w:r w:rsidR="1F9615D3" w:rsidRPr="00775FC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6F9C2121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Canta </w:t>
            </w:r>
            <w:r w:rsidR="1770F7EA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I like to move it</w:t>
            </w:r>
            <w:commentRangeStart w:id="6"/>
            <w:commentRangeStart w:id="7"/>
            <w:r w:rsidR="416DCD78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yellow"/>
                <w:lang w:val="en-US" w:eastAsia="es-CO"/>
              </w:rPr>
              <w:t>)</w:t>
            </w:r>
            <w:commentRangeEnd w:id="6"/>
            <w:r w:rsidR="1B725132" w:rsidRPr="00775FC2">
              <w:rPr>
                <w:rStyle w:val="Refdecomentario"/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yellow"/>
                <w:lang w:val="en-US" w:eastAsia="es-CO"/>
              </w:rPr>
              <w:commentReference w:id="6"/>
            </w:r>
            <w:commentRangeEnd w:id="7"/>
            <w:r w:rsidR="1B725132" w:rsidRPr="00775FC2">
              <w:rPr>
                <w:rStyle w:val="Refdecomentario"/>
                <w:rFonts w:ascii="Times New Roman" w:eastAsia="Times New Roman" w:hAnsi="Times New Roman" w:cs="Times New Roman"/>
                <w:color w:val="1F1F1F"/>
                <w:sz w:val="24"/>
                <w:szCs w:val="24"/>
                <w:highlight w:val="yellow"/>
                <w:lang w:val="en-US" w:eastAsia="es-CO"/>
              </w:rPr>
              <w:commentReference w:id="7"/>
            </w:r>
          </w:p>
          <w:p w14:paraId="78A6589A" w14:textId="57BEEB56" w:rsidR="6B51317F" w:rsidRPr="00775FC2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047D6AAE" w14:textId="198E0ACF" w:rsidR="6B51317F" w:rsidRPr="00775FC2" w:rsidRDefault="1B725132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Pedro:</w:t>
            </w: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72221662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No,  nooo, I will take care of it.</w:t>
            </w:r>
          </w:p>
          <w:p w14:paraId="22EDF12B" w14:textId="286C7D6A" w:rsidR="6B51317F" w:rsidRPr="00775FC2" w:rsidRDefault="6B51317F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55756A68" w14:textId="6FF9D5FA" w:rsidR="00543581" w:rsidRPr="00775FC2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FEDBA" w14:textId="77777777" w:rsidR="00543581" w:rsidRPr="00775FC2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</w:pP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FFE57" w14:textId="09415856" w:rsidR="35002E01" w:rsidRDefault="35002E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Fondo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: </w:t>
            </w:r>
            <w:r w:rsidR="5FCCB6BA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Carretera. </w:t>
            </w:r>
          </w:p>
          <w:p w14:paraId="27D9E2D7" w14:textId="364C242C" w:rsidR="6B51317F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  <w:p w14:paraId="0ACFB929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Pista instrumental.</w:t>
            </w:r>
          </w:p>
        </w:tc>
      </w:tr>
      <w:tr w:rsidR="3BDA3CC5" w14:paraId="6EB28D03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958B54" w14:textId="10618A6D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41B66" w14:textId="6CD5E19F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40F0C" w14:textId="21B2BDC5" w:rsidR="2D45B403" w:rsidRDefault="75E26D9A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MÚSICA:</w:t>
            </w:r>
            <w:r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Canción "Fly Love" </w:t>
            </w:r>
          </w:p>
          <w:p w14:paraId="326F6D35" w14:textId="32D42840" w:rsidR="5DDAA49E" w:rsidRDefault="5DDAA49E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CURSO:  TRANSICIÓN A Y B </w:t>
            </w:r>
          </w:p>
          <w:p w14:paraId="64704FE1" w14:textId="25EA7492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3CEC" w14:textId="77777777" w:rsidR="2D45B403" w:rsidRDefault="2D45B403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Música</w:t>
            </w:r>
          </w:p>
          <w:p w14:paraId="263F36C8" w14:textId="56D49ACA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79CE6" w14:textId="016A14CF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</w:tr>
      <w:tr w:rsidR="00543581" w:rsidRPr="00543581" w14:paraId="73EF65D5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D2E97" w14:textId="4BD8D47F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lastRenderedPageBreak/>
              <w:t xml:space="preserve">4. ESCENA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13DBB" w14:textId="7194AC18" w:rsidR="00543581" w:rsidRPr="00543581" w:rsidRDefault="1514C5F9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1</w:t>
            </w:r>
            <w:r w:rsidR="581E6501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A17D5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s-CO"/>
              </w:rPr>
              <w:t>TEATRO: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</w:p>
          <w:p w14:paraId="6CF3F90C" w14:textId="73ECC0C6" w:rsidR="6B51317F" w:rsidRPr="00775FC2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14:paraId="78DBD9A8" w14:textId="53492917" w:rsidR="44A3F90F" w:rsidRDefault="44A3F90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 xml:space="preserve">Nico: 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428D1CE2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Luiz, my friend, we need help.</w:t>
            </w:r>
          </w:p>
          <w:p w14:paraId="546DA3FD" w14:textId="6F24CFC7" w:rsidR="44A3F90F" w:rsidRDefault="44A3F90F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>(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Blue y </w:t>
            </w:r>
            <w:r w:rsidR="75805310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Perla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le muestran las cadenas</w:t>
            </w:r>
            <w:r w:rsidR="63C7560F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, y Luiz pensativo les dice</w:t>
            </w: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 xml:space="preserve">) </w:t>
            </w:r>
          </w:p>
          <w:p w14:paraId="5EF2C2FC" w14:textId="136D1017" w:rsidR="6B51317F" w:rsidRPr="00775FC2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  <w:p w14:paraId="449D8859" w14:textId="2DF0F1CD" w:rsidR="00543581" w:rsidRPr="00543581" w:rsidRDefault="5D93F82D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s-CO"/>
              </w:rPr>
              <w:t>Luiz: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07164F30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Hmm, I know what I</w:t>
            </w:r>
            <w:r w:rsidR="14572992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a</w:t>
            </w:r>
            <w:r w:rsidR="07164F30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m going to do about this problem.</w:t>
            </w:r>
          </w:p>
          <w:p w14:paraId="17887A00" w14:textId="033A2874" w:rsidR="00543581" w:rsidRPr="00543581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D0819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Teatro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C8678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Fondo: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Taller de Luiz (Garaje colorido).</w:t>
            </w:r>
          </w:p>
        </w:tc>
      </w:tr>
      <w:tr w:rsidR="6B51317F" w14:paraId="3D4C571F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10F366" w14:textId="1DC2315E" w:rsidR="60D08D7B" w:rsidRDefault="60D08D7B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Escena de apoyo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6256B" w14:textId="77E2A787" w:rsidR="46E760A5" w:rsidRDefault="46E760A5" w:rsidP="6B51317F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30 segundos 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69CF8" w14:textId="46EFFDF2" w:rsidR="375AA2F5" w:rsidRDefault="375AA2F5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>PROYECCIÓN:</w:t>
            </w:r>
          </w:p>
          <w:p w14:paraId="388265C1" w14:textId="41A35FFC" w:rsidR="29DC1ADB" w:rsidRDefault="46E760A5" w:rsidP="6B51317F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Luiz intent</w:t>
            </w:r>
            <w:r w:rsidR="1479B84A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a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cortar las cadenas</w:t>
            </w:r>
            <w:r w:rsidR="57938278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de Blue y Perla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con tijeras, lima y cortaúñas. </w:t>
            </w:r>
            <w:r w:rsidR="0FA56EB0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Luis</w:t>
            </w:r>
            <w:r w:rsidR="276EE313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, posteriormente usa</w:t>
            </w:r>
            <w:r w:rsidR="7D61E7FC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</w:t>
            </w:r>
            <w:r w:rsidR="29DC1ADB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su saliva para liberarlos</w:t>
            </w:r>
            <w:r w:rsidR="36BBE809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, por lo cual,</w:t>
            </w:r>
            <w:r w:rsidR="29DC1ADB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</w:t>
            </w:r>
            <w:r w:rsidR="4BD08F58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P</w:t>
            </w:r>
            <w:r w:rsidR="29DC1ADB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erla sale volando mientras </w:t>
            </w:r>
            <w:r w:rsidR="19AC7A4A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B</w:t>
            </w:r>
            <w:r w:rsidR="29DC1ADB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lue la observa.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2F3828" w14:textId="0C0CF9DC" w:rsidR="6B51317F" w:rsidRDefault="6B51317F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370F7" w14:textId="2AA661BC" w:rsidR="6B51317F" w:rsidRDefault="6B51317F" w:rsidP="6B51317F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</w:tr>
      <w:tr w:rsidR="6B51317F" w14:paraId="1331561A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04A7F9" w14:textId="4BD8D47F" w:rsidR="6B51317F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4. ESCENA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834E" w14:textId="520AD0A2" w:rsidR="6B51317F" w:rsidRDefault="63D62E27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1</w:t>
            </w:r>
            <w:r w:rsidR="03E0C6FC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:</w:t>
            </w:r>
            <w:r w:rsidR="4649EA56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30</w:t>
            </w:r>
            <w:r w:rsidR="03E0C6FC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BDDB5" w14:textId="77777777" w:rsidR="6B51317F" w:rsidRPr="00775FC2" w:rsidRDefault="6B51317F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TEATRO:</w:t>
            </w: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</w:t>
            </w:r>
          </w:p>
          <w:p w14:paraId="38AEE139" w14:textId="36F95737" w:rsidR="56A94C47" w:rsidRDefault="56A94C47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</w:p>
          <w:p w14:paraId="782A231B" w14:textId="734C132E" w:rsidR="6B51317F" w:rsidRDefault="11197E36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es-ES" w:eastAsia="es-CO"/>
              </w:rPr>
            </w:pP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(Contexto los actores están en medio del carnaval de Brasil).</w:t>
            </w:r>
            <w:r w:rsidRPr="3BDA3CC5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es-ES" w:eastAsia="es-CO"/>
              </w:rPr>
              <w:t xml:space="preserve"> </w:t>
            </w:r>
          </w:p>
          <w:p w14:paraId="76E8BCED" w14:textId="54FBC27D" w:rsidR="6B51317F" w:rsidRDefault="6B51317F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lang w:val="es-ES" w:eastAsia="es-CO"/>
              </w:rPr>
            </w:pPr>
          </w:p>
          <w:p w14:paraId="1D4313A9" w14:textId="4E424B7E" w:rsidR="4E68848F" w:rsidRDefault="6E691458" w:rsidP="76F93D0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Pedro: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 Bon dia</w:t>
            </w:r>
            <w:r w:rsidR="7A4006F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!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, </w:t>
            </w:r>
            <w:r w:rsidR="43D98FBB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What </w:t>
            </w:r>
            <w:r w:rsidR="44571527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are we</w:t>
            </w:r>
            <w:r w:rsidR="43D98FBB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doing here</w:t>
            </w:r>
            <w:r w:rsidR="5881D23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? </w:t>
            </w:r>
            <w:r w:rsidR="43D98FBB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298E7556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This is</w:t>
            </w:r>
            <w:r w:rsidR="43D98FBB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2E5D096C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the </w:t>
            </w:r>
            <w:r w:rsidR="43D98FBB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carnival</w:t>
            </w:r>
            <w:r w:rsidR="1FAF480F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! </w:t>
            </w:r>
          </w:p>
          <w:p w14:paraId="2FFA9319" w14:textId="6A94C4E2" w:rsidR="6B51317F" w:rsidRPr="00775FC2" w:rsidRDefault="6B51317F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23F7F2CE" w14:textId="04A67115" w:rsidR="6B51317F" w:rsidRPr="00775FC2" w:rsidRDefault="4E68848F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Todos</w:t>
            </w: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: </w:t>
            </w:r>
            <w:r w:rsidR="6BFFF4D1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Come on!</w:t>
            </w:r>
          </w:p>
          <w:p w14:paraId="0ED04705" w14:textId="2D49CA42" w:rsidR="6B51317F" w:rsidRPr="00775FC2" w:rsidRDefault="6B51317F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E1941" w14:textId="77777777" w:rsidR="6B51317F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Teatro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3A830" w14:textId="0C979AD4" w:rsidR="6B51317F" w:rsidRDefault="6B51317F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Fondo:</w:t>
            </w: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</w:t>
            </w:r>
            <w:r w:rsidR="348B5F90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Calle Rio</w:t>
            </w:r>
          </w:p>
        </w:tc>
      </w:tr>
      <w:tr w:rsidR="00543581" w:rsidRPr="00543581" w14:paraId="063C69C3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BA8CB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74364" w14:textId="77945834" w:rsidR="00543581" w:rsidRPr="00543581" w:rsidRDefault="1BE2ED4D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3</w:t>
            </w:r>
            <w:r w:rsidR="5D93F82D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B70C8" w14:textId="31B975D5" w:rsidR="00543581" w:rsidRPr="00543581" w:rsidRDefault="5D93F82D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DANZA: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Coreografía "</w:t>
            </w:r>
            <w:r w:rsidR="459CC49F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Rio 2 Soundtrack - Track 11 - Bola Viva by </w:t>
            </w:r>
            <w:r w:rsidR="459CC49F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Carlinhos Brown</w:t>
            </w:r>
            <w:r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".</w:t>
            </w:r>
          </w:p>
          <w:p w14:paraId="52A56407" w14:textId="4F11F01E" w:rsidR="00543581" w:rsidRPr="00543581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  <w:p w14:paraId="34B86289" w14:textId="3350F2D9" w:rsidR="00543581" w:rsidRPr="00543581" w:rsidRDefault="2F51DAA4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(En medio de la coreografía SPIX se lleva a perla.</w:t>
            </w:r>
            <w:r w:rsidR="6FB13031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 En una carrosa</w:t>
            </w:r>
            <w:r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)</w:t>
            </w:r>
          </w:p>
          <w:p w14:paraId="5E4154A9" w14:textId="48EEB76C" w:rsidR="00543581" w:rsidRPr="00543581" w:rsidRDefault="00543581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  <w:p w14:paraId="671156C0" w14:textId="5FDEDE7B" w:rsidR="00543581" w:rsidRPr="00543581" w:rsidRDefault="46597AFA" w:rsidP="799DE9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799DE9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CURSO: KINDER </w:t>
            </w:r>
            <w:r w:rsidR="199B799F" w:rsidRPr="799DE9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4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9F4AB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Danza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C13B3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Fondo: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Grafiti y arte urbano de Río.</w:t>
            </w:r>
          </w:p>
        </w:tc>
      </w:tr>
      <w:tr w:rsidR="07962F07" w14:paraId="408ED5F4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65873" w14:textId="4BB9F41B" w:rsidR="07962F07" w:rsidRDefault="07962F07" w:rsidP="07962F0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464E9" w14:textId="60360DF3" w:rsidR="07962F07" w:rsidRDefault="07962F07" w:rsidP="07962F0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E0E4F" w14:textId="2A26287A" w:rsidR="243B0357" w:rsidRDefault="243B0357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MÚSICA: </w:t>
            </w:r>
            <w:r w:rsidR="7F9437ED"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Beautiful Creatures</w:t>
            </w:r>
          </w:p>
          <w:p w14:paraId="7D898E0D" w14:textId="57414D5F" w:rsidR="07962F07" w:rsidRDefault="07962F07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  <w:p w14:paraId="6C76759A" w14:textId="77DBED3E" w:rsidR="41766BF6" w:rsidRDefault="41766BF6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CURSO: </w:t>
            </w:r>
            <w:r w:rsidR="29F090AC"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 K5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900AA" w14:textId="674F9110" w:rsidR="29F090AC" w:rsidRDefault="29F090AC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lastRenderedPageBreak/>
              <w:t>Música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7C4A8" w14:textId="087EB3BD" w:rsidR="07962F07" w:rsidRDefault="07962F07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</w:tr>
      <w:tr w:rsidR="00543581" w:rsidRPr="00543581" w14:paraId="270C9027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0600" w14:textId="13E1E291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5. ESCENA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D15A1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2:00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37CFB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s-CO"/>
              </w:rPr>
              <w:t>TEATRO: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</w:p>
          <w:p w14:paraId="4F4DAC54" w14:textId="08B41BC6" w:rsidR="00543581" w:rsidRPr="00775FC2" w:rsidRDefault="023A740D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4EE8B91" w14:textId="0CE5A844" w:rsidR="00543581" w:rsidRPr="00543581" w:rsidRDefault="2A7E70D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</w:t>
            </w:r>
            <w:r w:rsidR="10AAB4B0" w:rsidRPr="00775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lue:</w:t>
            </w:r>
            <w:r w:rsidR="10AAB4B0" w:rsidRPr="00775FC2">
              <w:rPr>
                <w:lang w:val="en-US"/>
              </w:rPr>
              <w:t xml:space="preserve"> </w:t>
            </w:r>
            <w:r w:rsidR="2CAF559A" w:rsidRPr="00775FC2">
              <w:rPr>
                <w:lang w:val="en-US"/>
              </w:rPr>
              <w:t>Pearl!!! Where's Pearl?</w:t>
            </w:r>
            <w:r w:rsidR="7FC1162F" w:rsidRPr="00775FC2">
              <w:rPr>
                <w:lang w:val="en-US"/>
              </w:rPr>
              <w:t>!!</w:t>
            </w:r>
            <w:r w:rsidR="00543581" w:rsidRPr="00775FC2">
              <w:rPr>
                <w:lang w:val="en-US"/>
              </w:rPr>
              <w:br/>
            </w:r>
          </w:p>
          <w:p w14:paraId="5930D425" w14:textId="7D8F4C01" w:rsidR="00543581" w:rsidRPr="00775FC2" w:rsidRDefault="663F0640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s-CO"/>
              </w:rPr>
              <w:t>Nico</w:t>
            </w:r>
            <w:r w:rsidR="581E6501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en-US" w:eastAsia="es-CO"/>
              </w:rPr>
              <w:t>:</w:t>
            </w:r>
            <w:r w:rsidR="581E6501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779887AD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Which Pearl? (Pedro hits him on the head) Ah, that Pearl!</w:t>
            </w:r>
            <w:r w:rsidR="00543581" w:rsidRPr="00775FC2">
              <w:rPr>
                <w:lang w:val="en-US"/>
              </w:rPr>
              <w:br/>
            </w:r>
          </w:p>
          <w:p w14:paraId="0493118F" w14:textId="6DC4FA80" w:rsidR="00543581" w:rsidRPr="00775FC2" w:rsidRDefault="49EF1E70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 xml:space="preserve">Pedro: </w:t>
            </w:r>
            <w:r w:rsidR="1B89C697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Spix took her away in the carriage.</w:t>
            </w:r>
          </w:p>
          <w:p w14:paraId="787C3FD0" w14:textId="113996BC" w:rsidR="00543581" w:rsidRPr="00775FC2" w:rsidRDefault="00543581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06AA0220" w14:textId="71CE097A" w:rsidR="00543581" w:rsidRPr="00543581" w:rsidRDefault="570F164B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Blue:</w:t>
            </w:r>
            <w:r w:rsidR="57D23D64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="57D23D64" w:rsidRPr="00775FC2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 have to go rescue her!</w:t>
            </w:r>
            <w:r w:rsidR="00543581" w:rsidRPr="00775FC2">
              <w:rPr>
                <w:lang w:val="en-US"/>
              </w:rPr>
              <w:br/>
            </w:r>
            <w:r w:rsidR="6ABF8D46"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(Salen todos del escenario) </w:t>
            </w:r>
          </w:p>
          <w:p w14:paraId="280174E5" w14:textId="0DBCEF12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>
              <w:br/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E4570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Teatro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AC823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Fondo: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Cielo azul con nubes blancas.</w:t>
            </w:r>
          </w:p>
        </w:tc>
      </w:tr>
      <w:tr w:rsidR="3BDA3CC5" w14:paraId="351964ED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CA456" w14:textId="3924C531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3F725" w14:textId="6B829630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  <w:p w14:paraId="60B06AEC" w14:textId="2302F25E" w:rsidR="1E08826C" w:rsidRDefault="1E08826C" w:rsidP="3BDA3CC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40 seg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3ECE2" w14:textId="279DDB66" w:rsidR="1E08826C" w:rsidRPr="00775FC2" w:rsidRDefault="1E08826C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PROYECCIÓN: </w:t>
            </w:r>
          </w:p>
          <w:p w14:paraId="71E276B9" w14:textId="617A62AF" w:rsidR="3BDA3CC5" w:rsidRDefault="054DCD37" w:rsidP="07962F0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Para </w:t>
            </w:r>
            <w:r w:rsidR="7CF14B06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rescatar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a Perla Blu </w:t>
            </w:r>
            <w:r w:rsidR="2B9AA72F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empuja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a Spix, y toma a </w:t>
            </w:r>
            <w:r w:rsidR="13392670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P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erla y se lanzan de la carroza lo cual hace que la Guacamaya Blue vuele. </w:t>
            </w:r>
          </w:p>
          <w:p w14:paraId="31349016" w14:textId="15ACEE85" w:rsidR="3BDA3CC5" w:rsidRDefault="3BDA3CC5" w:rsidP="07962F0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53A44" w14:textId="6AEA7497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BE4D5" w:themeFill="accent2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1A744" w14:textId="40846B17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</w:tr>
      <w:tr w:rsidR="3BDA3CC5" w14:paraId="67025513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184BF" w14:textId="4246DA32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92221" w14:textId="5915FA98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>3:00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A1D2F" w14:textId="38B0F221" w:rsidR="3BDA3CC5" w:rsidRPr="00775FC2" w:rsidRDefault="02633BF3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Musica: </w:t>
            </w:r>
            <w:r w:rsidR="2F0254C7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Favo De Mel</w:t>
            </w:r>
          </w:p>
          <w:p w14:paraId="3DEF85A0" w14:textId="18AD4555" w:rsidR="3BDA3CC5" w:rsidRPr="00775FC2" w:rsidRDefault="3BDA3CC5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  <w:p w14:paraId="5E6D94A5" w14:textId="42827720" w:rsidR="3BDA3CC5" w:rsidRPr="00775FC2" w:rsidRDefault="16ED160B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CURSO: </w:t>
            </w:r>
            <w:r w:rsidR="3D040CF2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K4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6CBAE" w14:textId="23950276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>Música</w:t>
            </w: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2CC" w:themeFill="accent4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C0C47" w14:textId="4BCF52D0" w:rsidR="3BDA3CC5" w:rsidRDefault="3BDA3CC5" w:rsidP="3BDA3CC5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</w:tr>
      <w:tr w:rsidR="07962F07" w14:paraId="2250FF85" w14:textId="77777777" w:rsidTr="28951B4C">
        <w:trPr>
          <w:trHeight w:val="300"/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3271F" w14:textId="677CF396" w:rsidR="19AB678E" w:rsidRDefault="19AB678E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t xml:space="preserve">6. </w:t>
            </w:r>
          </w:p>
          <w:p w14:paraId="7565D6C5" w14:textId="62301364" w:rsidR="19AB678E" w:rsidRDefault="19AB678E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  <w:lastRenderedPageBreak/>
              <w:t xml:space="preserve">ESCENA 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5FC8F" w14:textId="76756AB9" w:rsidR="07962F07" w:rsidRDefault="07962F07" w:rsidP="07962F0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35EF9" w14:textId="55503641" w:rsidR="65EDA9BA" w:rsidRDefault="1951A211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Nico: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Blue </w:t>
            </w:r>
            <w:r w:rsidR="4827AEBF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is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flying!</w:t>
            </w:r>
          </w:p>
          <w:p w14:paraId="73193A02" w14:textId="42634131" w:rsidR="65EDA9BA" w:rsidRDefault="1951A211" w:rsidP="07962F0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76F93D0A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lastRenderedPageBreak/>
              <w:t>Linda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: My Blue </w:t>
            </w:r>
            <w:r w:rsidR="44E653F9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is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flying</w:t>
            </w:r>
            <w:r w:rsidR="389D8726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!</w:t>
            </w:r>
          </w:p>
          <w:p w14:paraId="4B6255FE" w14:textId="7FAB1C29" w:rsidR="65EDA9BA" w:rsidRDefault="1951A211" w:rsidP="07962F0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(Blu y </w:t>
            </w:r>
            <w:r w:rsidR="16A4F75F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P</w:t>
            </w:r>
            <w:r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erla entran al escenario</w:t>
            </w:r>
            <w:r w:rsidR="283EA698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 /</w:t>
            </w:r>
            <w:r w:rsidR="16CF056D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aterrizan</w:t>
            </w:r>
            <w:r w:rsidR="283EA698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 xml:space="preserve">/ </w:t>
            </w:r>
            <w:r w:rsidR="6C579261" w:rsidRPr="76F93D0A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y todo abrazan a Blue)</w:t>
            </w:r>
          </w:p>
          <w:p w14:paraId="4E9FF7C0" w14:textId="75E66F8C" w:rsidR="5A4856F7" w:rsidRDefault="5A4856F7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 xml:space="preserve">Beatriz </w:t>
            </w:r>
            <w:r w:rsidR="7D6788FA" w:rsidRPr="07962F07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s-ES" w:eastAsia="es-CO"/>
              </w:rPr>
              <w:t>:</w:t>
            </w:r>
            <w:r w:rsidR="68BFEE57"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Tudo acaba em samba</w:t>
            </w: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2C500" w14:textId="0C5C3AF2" w:rsidR="07962F07" w:rsidRDefault="07962F07" w:rsidP="07962F07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FE10CA" w14:textId="160C7752" w:rsidR="505959D0" w:rsidRDefault="505959D0" w:rsidP="07962F07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  <w:t xml:space="preserve">Bajan luces </w:t>
            </w:r>
          </w:p>
        </w:tc>
      </w:tr>
      <w:tr w:rsidR="00543581" w:rsidRPr="00543581" w14:paraId="66D0989D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2ECCE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37401" w14:textId="609A6C00" w:rsidR="00543581" w:rsidRPr="00543581" w:rsidRDefault="5979B628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3</w:t>
            </w:r>
            <w:r w:rsidR="4842A782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:</w:t>
            </w:r>
            <w:r w:rsidR="7C5EDD76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30</w:t>
            </w:r>
            <w:r w:rsidR="5D93F82D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min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939E5" w14:textId="255BFE67" w:rsidR="00543581" w:rsidRPr="00543581" w:rsidRDefault="177F0F18" w:rsidP="3BDA3CC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DANZA </w:t>
            </w:r>
            <w:r w:rsidR="5D93F82D"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GRAN FINAL:</w:t>
            </w:r>
            <w:r w:rsidR="5D93F82D" w:rsidRPr="3BDA3CC5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</w:t>
            </w:r>
            <w:r w:rsidR="5D93F82D"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Desfile de todos los personajes y baile general.</w:t>
            </w:r>
          </w:p>
          <w:p w14:paraId="75F5B5C9" w14:textId="3E190247" w:rsidR="00543581" w:rsidRPr="00775FC2" w:rsidRDefault="27FD87FB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CURS</w:t>
            </w:r>
            <w:r w:rsidR="2CEDB9BE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O</w:t>
            </w:r>
            <w:r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:</w:t>
            </w:r>
            <w:r w:rsidR="1C96C443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 xml:space="preserve"> kínder </w:t>
            </w:r>
            <w:r w:rsidR="14DE5772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5</w:t>
            </w:r>
            <w:r w:rsidR="1C96C443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 xml:space="preserve">   desde 00:00 – 2:20</w:t>
            </w:r>
            <w:r w:rsidR="36A86C56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min</w:t>
            </w:r>
            <w:r w:rsidR="1C96C443" w:rsidRPr="00775FC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 xml:space="preserve"> </w:t>
            </w:r>
          </w:p>
          <w:p w14:paraId="1AA4FB74" w14:textId="10C539EA" w:rsidR="07962F07" w:rsidRPr="00775FC2" w:rsidRDefault="07962F07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5923E70E" w14:textId="4C00B7C8" w:rsidR="1C96C443" w:rsidRPr="00775FC2" w:rsidRDefault="1C96C443" w:rsidP="799DE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799DE9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Rio 2 Soundtrack - Track 3 - Beautiful Creatures Andy Garcia and Barbatuques ft Rito Moreno  </w:t>
            </w:r>
          </w:p>
          <w:p w14:paraId="40A096CE" w14:textId="557A9C0E" w:rsidR="00543581" w:rsidRPr="00543581" w:rsidRDefault="00543581" w:rsidP="3BE0F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4D9E57DA" w14:textId="45C40F47" w:rsidR="00543581" w:rsidRPr="00543581" w:rsidRDefault="1C96C443" w:rsidP="799DE9A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</w:pPr>
            <w:r w:rsidRPr="799DE9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Todo Preescolar</w:t>
            </w:r>
            <w:r w:rsidR="4FD3AF98" w:rsidRPr="799DE9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 </w:t>
            </w:r>
            <w:r w:rsidR="4FD3AF98" w:rsidRPr="799DE9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s-ES" w:eastAsia="es-CO"/>
              </w:rPr>
              <w:t>Rio  Soundtrack - Track 2 - Rio Rio</w:t>
            </w:r>
          </w:p>
          <w:p w14:paraId="30430FDD" w14:textId="5E78CC6E" w:rsidR="00543581" w:rsidRPr="00543581" w:rsidRDefault="1C96C443" w:rsidP="3BE0F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799DE9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  <w:r w:rsidRPr="799DE9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2:20 - 3:30</w:t>
            </w:r>
            <w:r w:rsidR="23798298" w:rsidRPr="799DE9A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val="en-US" w:eastAsia="es-CO"/>
              </w:rPr>
              <w:t>min</w:t>
            </w:r>
            <w:r w:rsidRPr="799DE9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</w:p>
          <w:p w14:paraId="1DC603B0" w14:textId="3CF91247" w:rsidR="00543581" w:rsidRPr="00543581" w:rsidRDefault="00543581" w:rsidP="3BE0FD0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828B0" w14:textId="77777777" w:rsidR="00543581" w:rsidRPr="00543581" w:rsidRDefault="00543581" w:rsidP="07962F0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E2EFD9" w:themeFill="accent6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DD928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Fondo:</w:t>
            </w:r>
            <w:r w:rsidRPr="6B51317F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 El Cristo Redentor y Confeti.</w:t>
            </w:r>
          </w:p>
        </w:tc>
      </w:tr>
      <w:tr w:rsidR="00543581" w:rsidRPr="00543581" w14:paraId="5F6AB409" w14:textId="77777777" w:rsidTr="28951B4C">
        <w:trPr>
          <w:tblCellSpacing w:w="15" w:type="dxa"/>
        </w:trPr>
        <w:tc>
          <w:tcPr>
            <w:tcW w:w="1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BAB01" w14:textId="77777777" w:rsidR="00543581" w:rsidRPr="00543581" w:rsidRDefault="581E650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6B51317F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>TOTAL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C3BC1" w14:textId="68E3CD0F" w:rsidR="00543581" w:rsidRPr="00543581" w:rsidRDefault="7C15272A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  <w:r w:rsidRPr="07962F07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es-CO"/>
              </w:rPr>
              <w:t xml:space="preserve">1: 15 mn aprox. </w:t>
            </w:r>
          </w:p>
        </w:tc>
        <w:tc>
          <w:tcPr>
            <w:tcW w:w="76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D0E4B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es-CO"/>
              </w:rPr>
            </w:pPr>
          </w:p>
        </w:tc>
        <w:tc>
          <w:tcPr>
            <w:tcW w:w="185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A090D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  <w:tc>
          <w:tcPr>
            <w:tcW w:w="2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9EBDF" w14:textId="77777777" w:rsidR="00543581" w:rsidRPr="00543581" w:rsidRDefault="00543581" w:rsidP="6B5131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</w:p>
        </w:tc>
      </w:tr>
    </w:tbl>
    <w:p w14:paraId="1728BA49" w14:textId="04ACD106" w:rsidR="4C305C5D" w:rsidRDefault="4C305C5D" w:rsidP="4C305C5D">
      <w:pPr>
        <w:rPr>
          <w:b/>
          <w:bCs/>
        </w:rPr>
      </w:pPr>
    </w:p>
    <w:p w14:paraId="0F5CAAD4" w14:textId="7B65B00A" w:rsidR="3BDA3CC5" w:rsidRDefault="3BDA3CC5" w:rsidP="07962F07">
      <w:pPr>
        <w:rPr>
          <w:b/>
          <w:bCs/>
        </w:rPr>
      </w:pPr>
    </w:p>
    <w:p w14:paraId="1344233A" w14:textId="16AF48BA" w:rsidR="7F684451" w:rsidRDefault="7F684451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BDA3CC5">
        <w:rPr>
          <w:rFonts w:ascii="Times New Roman" w:eastAsia="Times New Roman" w:hAnsi="Times New Roman" w:cs="Times New Roman"/>
          <w:b/>
          <w:bCs/>
          <w:sz w:val="24"/>
          <w:szCs w:val="24"/>
        </w:rPr>
        <w:t>REPERTORIO MUSICAL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312"/>
        <w:gridCol w:w="11078"/>
      </w:tblGrid>
      <w:tr w:rsidR="3BDA3CC5" w14:paraId="5CFCA7FA" w14:textId="77777777" w:rsidTr="07962F07">
        <w:trPr>
          <w:trHeight w:val="300"/>
        </w:trPr>
        <w:tc>
          <w:tcPr>
            <w:tcW w:w="3317" w:type="dxa"/>
            <w:shd w:val="clear" w:color="auto" w:fill="D9E2F3" w:themeFill="accent1" w:themeFillTint="33"/>
          </w:tcPr>
          <w:p w14:paraId="412B97E4" w14:textId="5CA5F017" w:rsidR="7F684451" w:rsidRDefault="7F684451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Curso </w:t>
            </w:r>
          </w:p>
        </w:tc>
        <w:tc>
          <w:tcPr>
            <w:tcW w:w="11083" w:type="dxa"/>
            <w:shd w:val="clear" w:color="auto" w:fill="D9E2F3" w:themeFill="accent1" w:themeFillTint="33"/>
          </w:tcPr>
          <w:p w14:paraId="06C26FB3" w14:textId="7797AEE5" w:rsidR="7F684451" w:rsidRDefault="7F684451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Canción </w:t>
            </w:r>
          </w:p>
        </w:tc>
      </w:tr>
      <w:tr w:rsidR="3BDA3CC5" w14:paraId="142AF741" w14:textId="77777777" w:rsidTr="07962F07">
        <w:trPr>
          <w:trHeight w:val="300"/>
        </w:trPr>
        <w:tc>
          <w:tcPr>
            <w:tcW w:w="3317" w:type="dxa"/>
          </w:tcPr>
          <w:p w14:paraId="23AE2959" w14:textId="09839774" w:rsidR="080AAFB8" w:rsidRDefault="080AAFB8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K4</w:t>
            </w:r>
          </w:p>
        </w:tc>
        <w:tc>
          <w:tcPr>
            <w:tcW w:w="11083" w:type="dxa"/>
          </w:tcPr>
          <w:p w14:paraId="1105C99F" w14:textId="619BD7D7" w:rsidR="3BDA3CC5" w:rsidRDefault="616108F9" w:rsidP="07962F07">
            <w:pPr>
              <w:pStyle w:val="Ttulo1"/>
              <w:shd w:val="clear" w:color="auto" w:fill="FFFFFF" w:themeFill="background1"/>
              <w:spacing w:before="0" w:after="0"/>
            </w:pPr>
            <w:r w:rsidRPr="07962F07">
              <w:rPr>
                <w:rFonts w:ascii="Roboto" w:eastAsia="Roboto" w:hAnsi="Roboto" w:cs="Roboto"/>
                <w:b/>
                <w:bCs/>
                <w:color w:val="0F0F0F"/>
                <w:sz w:val="24"/>
                <w:szCs w:val="24"/>
              </w:rPr>
              <w:t>Favo De Mel</w:t>
            </w:r>
          </w:p>
          <w:p w14:paraId="1F9DB180" w14:textId="402AB4E0" w:rsidR="3BDA3CC5" w:rsidRDefault="3BDA3CC5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399C3B" w14:textId="2C7145F0" w:rsidR="3BDA3CC5" w:rsidRDefault="74475A2C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39">
              <w:r w:rsidRPr="07962F07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https://www.youtube.com/watch?v=cOnoLYoFp8s&amp;list=PLCqqHJHdN0RTy0UNVN--OUJectUeuDlR3&amp;index=13</w:t>
              </w:r>
            </w:hyperlink>
          </w:p>
          <w:p w14:paraId="4598AD45" w14:textId="64FD858B" w:rsidR="3BDA3CC5" w:rsidRDefault="3BDA3CC5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3BDA3CC5" w:rsidRPr="00775FC2" w14:paraId="7714317F" w14:textId="77777777" w:rsidTr="07962F07">
        <w:trPr>
          <w:trHeight w:val="300"/>
        </w:trPr>
        <w:tc>
          <w:tcPr>
            <w:tcW w:w="3317" w:type="dxa"/>
          </w:tcPr>
          <w:p w14:paraId="0F0E36D3" w14:textId="6DE8CD1A" w:rsidR="080AAFB8" w:rsidRDefault="080AAFB8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K5</w:t>
            </w:r>
          </w:p>
        </w:tc>
        <w:tc>
          <w:tcPr>
            <w:tcW w:w="11083" w:type="dxa"/>
          </w:tcPr>
          <w:p w14:paraId="5A2BAC17" w14:textId="77BB0864" w:rsidR="3BDA3CC5" w:rsidRPr="00775FC2" w:rsidRDefault="5F309E54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Beautiful Creatures</w:t>
            </w:r>
          </w:p>
          <w:p w14:paraId="00ECD613" w14:textId="2EDC5283" w:rsidR="3BDA3CC5" w:rsidRPr="00775FC2" w:rsidRDefault="3BDA3CC5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36627E82" w14:textId="32290441" w:rsidR="3BDA3CC5" w:rsidRPr="00775FC2" w:rsidRDefault="1B12DAF2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40">
              <w:r w:rsidRPr="00775FC2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https://www.youtube.com/watch?v=DO3ZS_4bOfA&amp;list=PLCqqHJHdN0RTy0UNVN--OUJectUeuDlR3&amp;index=4</w:t>
              </w:r>
            </w:hyperlink>
          </w:p>
          <w:p w14:paraId="3831AD0E" w14:textId="0A663B67" w:rsidR="3BDA3CC5" w:rsidRPr="00775FC2" w:rsidRDefault="3BDA3CC5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1281FAB1" w14:textId="4A88C997" w:rsidR="3BDA3CC5" w:rsidRPr="00775FC2" w:rsidRDefault="3BDA3CC5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3BDA3CC5" w:rsidRPr="00775FC2" w14:paraId="44102D4E" w14:textId="77777777" w:rsidTr="07962F07">
        <w:trPr>
          <w:trHeight w:val="300"/>
        </w:trPr>
        <w:tc>
          <w:tcPr>
            <w:tcW w:w="3317" w:type="dxa"/>
          </w:tcPr>
          <w:p w14:paraId="10D0501B" w14:textId="6E842B25" w:rsidR="080AAFB8" w:rsidRDefault="080AAFB8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TRANSICIÓN</w:t>
            </w:r>
          </w:p>
        </w:tc>
        <w:tc>
          <w:tcPr>
            <w:tcW w:w="11083" w:type="dxa"/>
          </w:tcPr>
          <w:p w14:paraId="391FB01B" w14:textId="05F49155" w:rsidR="3BDA3CC5" w:rsidRPr="00775FC2" w:rsidRDefault="21E2728A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75FC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Fly Love</w:t>
            </w:r>
          </w:p>
          <w:p w14:paraId="3C9F2606" w14:textId="4F853DF1" w:rsidR="3BDA3CC5" w:rsidRPr="00775FC2" w:rsidRDefault="3BDA3CC5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2096AB13" w14:textId="3249DD0F" w:rsidR="3BDA3CC5" w:rsidRPr="00775FC2" w:rsidRDefault="5BE96A59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hyperlink r:id="rId41">
              <w:r w:rsidRPr="00775FC2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  <w:lang w:val="en-US"/>
                </w:rPr>
                <w:t>https://www.youtube.com/watch?v=4mlxtQj6lrQ&amp;list=RD4mlxtQj6lrQ&amp;start_radio=1</w:t>
              </w:r>
            </w:hyperlink>
          </w:p>
          <w:p w14:paraId="64D316CD" w14:textId="15B14A49" w:rsidR="3BDA3CC5" w:rsidRPr="00775FC2" w:rsidRDefault="3BDA3CC5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</w:tr>
      <w:tr w:rsidR="3BDA3CC5" w14:paraId="162E3879" w14:textId="77777777" w:rsidTr="07962F07">
        <w:trPr>
          <w:trHeight w:val="300"/>
        </w:trPr>
        <w:tc>
          <w:tcPr>
            <w:tcW w:w="3317" w:type="dxa"/>
          </w:tcPr>
          <w:p w14:paraId="261A131A" w14:textId="0D56A2B7" w:rsidR="080AAFB8" w:rsidRDefault="080AAFB8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PRIMERO </w:t>
            </w:r>
          </w:p>
        </w:tc>
        <w:tc>
          <w:tcPr>
            <w:tcW w:w="11083" w:type="dxa"/>
          </w:tcPr>
          <w:p w14:paraId="01171F2F" w14:textId="0322409F" w:rsidR="3BDA3CC5" w:rsidRDefault="5501B68B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7962F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MAS QUE NADA</w:t>
            </w:r>
          </w:p>
          <w:p w14:paraId="3D8686EB" w14:textId="792759E9" w:rsidR="3BDA3CC5" w:rsidRDefault="3BDA3CC5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63FBDB" w14:textId="0B08EB57" w:rsidR="3BDA3CC5" w:rsidRDefault="4438B7B4" w:rsidP="07962F0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hyperlink r:id="rId42">
              <w:r w:rsidRPr="07962F07">
                <w:rPr>
                  <w:rStyle w:val="Hipervnculo"/>
                  <w:rFonts w:ascii="Times New Roman" w:eastAsia="Times New Roman" w:hAnsi="Times New Roman" w:cs="Times New Roman"/>
                  <w:b/>
                  <w:bCs/>
                  <w:sz w:val="24"/>
                  <w:szCs w:val="24"/>
                </w:rPr>
                <w:t>https://www.youtube.com/watch?v=KCFIRBI9hRk&amp;list=RDKCFIRBI9hRk&amp;start_radio=1</w:t>
              </w:r>
            </w:hyperlink>
          </w:p>
          <w:p w14:paraId="2B10CEF7" w14:textId="672CE1DB" w:rsidR="3BDA3CC5" w:rsidRDefault="3BDA3CC5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E3D98E4" w14:textId="3AA08DB3" w:rsidR="3BDA3CC5" w:rsidRDefault="3BDA3CC5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CC730D" w14:textId="0DB79C49" w:rsidR="7F684451" w:rsidRDefault="7F684451" w:rsidP="3BDA3CC5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BDA3C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REPERTORIO MUSICAL PARA DANZA 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3312"/>
        <w:gridCol w:w="11078"/>
      </w:tblGrid>
      <w:tr w:rsidR="3BDA3CC5" w14:paraId="043437A8" w14:textId="77777777" w:rsidTr="799DE9A8">
        <w:trPr>
          <w:trHeight w:val="300"/>
        </w:trPr>
        <w:tc>
          <w:tcPr>
            <w:tcW w:w="3317" w:type="dxa"/>
            <w:shd w:val="clear" w:color="auto" w:fill="D9E2F3" w:themeFill="accent1" w:themeFillTint="33"/>
          </w:tcPr>
          <w:p w14:paraId="1D8E7174" w14:textId="5CA5F017" w:rsidR="3BDA3CC5" w:rsidRDefault="3BDA3CC5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Curso </w:t>
            </w:r>
          </w:p>
        </w:tc>
        <w:tc>
          <w:tcPr>
            <w:tcW w:w="11083" w:type="dxa"/>
            <w:shd w:val="clear" w:color="auto" w:fill="D9E2F3" w:themeFill="accent1" w:themeFillTint="33"/>
          </w:tcPr>
          <w:p w14:paraId="264079BC" w14:textId="7797AEE5" w:rsidR="3BDA3CC5" w:rsidRDefault="3BDA3CC5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Canción </w:t>
            </w:r>
          </w:p>
        </w:tc>
      </w:tr>
      <w:tr w:rsidR="3BDA3CC5" w:rsidRPr="00775FC2" w14:paraId="3DA000EF" w14:textId="77777777" w:rsidTr="799DE9A8">
        <w:trPr>
          <w:trHeight w:val="1395"/>
        </w:trPr>
        <w:tc>
          <w:tcPr>
            <w:tcW w:w="3317" w:type="dxa"/>
          </w:tcPr>
          <w:p w14:paraId="30FA431E" w14:textId="5A42F197" w:rsidR="02E35717" w:rsidRDefault="496CD77E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99DE9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6075F33B" w:rsidRPr="799DE9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6D34AA46" w:rsidRPr="799DE9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083" w:type="dxa"/>
          </w:tcPr>
          <w:p w14:paraId="2E9AAE84" w14:textId="22A0AFA7" w:rsidR="3BDA3CC5" w:rsidRDefault="5B46AB63" w:rsidP="799DE9A8">
            <w:pPr>
              <w:pStyle w:val="Ttulo1"/>
              <w:shd w:val="clear" w:color="auto" w:fill="FFFFFF" w:themeFill="background1"/>
              <w:spacing w:before="0" w:after="0"/>
              <w:rPr>
                <w:rFonts w:ascii="Times New Roman" w:eastAsia="Times New Roman" w:hAnsi="Times New Roman" w:cs="Times New Roman"/>
                <w:color w:val="0F0F0F"/>
                <w:sz w:val="24"/>
                <w:szCs w:val="24"/>
                <w:lang w:val="en-US"/>
              </w:rPr>
            </w:pPr>
            <w:r w:rsidRPr="799DE9A8">
              <w:rPr>
                <w:rFonts w:ascii="Times New Roman" w:eastAsia="Times New Roman" w:hAnsi="Times New Roman" w:cs="Times New Roman"/>
                <w:color w:val="0F0F0F"/>
                <w:sz w:val="24"/>
                <w:szCs w:val="24"/>
                <w:lang w:val="en-US"/>
              </w:rPr>
              <w:t>Rio Soundtrack</w:t>
            </w:r>
            <w:r w:rsidR="6D34AA46" w:rsidRPr="799DE9A8">
              <w:rPr>
                <w:rFonts w:ascii="Times New Roman" w:eastAsia="Times New Roman" w:hAnsi="Times New Roman" w:cs="Times New Roman"/>
                <w:color w:val="0F0F0F"/>
                <w:sz w:val="24"/>
                <w:szCs w:val="24"/>
                <w:lang w:val="en-US"/>
              </w:rPr>
              <w:t xml:space="preserve"> - Track 3 - Beautiful Creatures Andy Garcia and Barbatuques ft Rito Moreno</w:t>
            </w:r>
          </w:p>
          <w:p w14:paraId="12B5803C" w14:textId="659333EF" w:rsidR="3BDA3CC5" w:rsidRDefault="3BDA3CC5" w:rsidP="799DE9A8">
            <w:pPr>
              <w:rPr>
                <w:lang w:val="en-US"/>
              </w:rPr>
            </w:pPr>
          </w:p>
          <w:p w14:paraId="6AA97BCC" w14:textId="05F880A3" w:rsidR="3BDA3CC5" w:rsidRDefault="50908432" w:rsidP="799DE9A8">
            <w:pPr>
              <w:rPr>
                <w:lang w:val="en-US"/>
              </w:rPr>
            </w:pPr>
            <w:hyperlink r:id="rId43">
              <w:r w:rsidRPr="799DE9A8">
                <w:rPr>
                  <w:rStyle w:val="Hipervnculo"/>
                  <w:lang w:val="en-US"/>
                </w:rPr>
                <w:t>https://www.youtube.com/watch?v=-X--JqtCEQs&amp;list=RD-X--JqtCEQs&amp;start_radio=1</w:t>
              </w:r>
            </w:hyperlink>
          </w:p>
        </w:tc>
      </w:tr>
      <w:tr w:rsidR="3BDA3CC5" w:rsidRPr="00775FC2" w14:paraId="71D22512" w14:textId="77777777" w:rsidTr="799DE9A8">
        <w:trPr>
          <w:trHeight w:val="300"/>
        </w:trPr>
        <w:tc>
          <w:tcPr>
            <w:tcW w:w="3317" w:type="dxa"/>
          </w:tcPr>
          <w:p w14:paraId="0AECF33D" w14:textId="2B4BE260" w:rsidR="02E35717" w:rsidRDefault="3342CA94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799DE9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</w:t>
            </w:r>
            <w:r w:rsidR="7AA6C662" w:rsidRPr="799DE9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083" w:type="dxa"/>
          </w:tcPr>
          <w:p w14:paraId="7E47C971" w14:textId="272DA9D8" w:rsidR="3BDA3CC5" w:rsidRDefault="7B061188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es-CO"/>
              </w:rPr>
            </w:pPr>
            <w:r w:rsidRPr="799DE9A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es-CO"/>
              </w:rPr>
              <w:t>Rio Soundtrack - Track 11 - Bola Viva by Carlinhos Brown</w:t>
            </w:r>
          </w:p>
          <w:p w14:paraId="3C7A49E9" w14:textId="6CC72272" w:rsidR="3BDA3CC5" w:rsidRDefault="3BDA3CC5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es-CO"/>
              </w:rPr>
            </w:pPr>
          </w:p>
          <w:p w14:paraId="0288AFE3" w14:textId="7211CB13" w:rsidR="3BDA3CC5" w:rsidRDefault="0754D11F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es-CO"/>
              </w:rPr>
            </w:pPr>
            <w:hyperlink r:id="rId44">
              <w:r w:rsidRPr="799DE9A8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val="pt-BR" w:eastAsia="es-CO"/>
                </w:rPr>
                <w:t>https://www.youtube.com/watch?v=lfCmPXKKYL4&amp;list=RDlfCmPXKKYL4&amp;start_radio=1</w:t>
              </w:r>
            </w:hyperlink>
          </w:p>
          <w:p w14:paraId="450F0E79" w14:textId="30356B53" w:rsidR="3BDA3CC5" w:rsidRDefault="3BDA3CC5" w:rsidP="3BE0FD0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pt-BR" w:eastAsia="es-CO"/>
              </w:rPr>
            </w:pPr>
          </w:p>
        </w:tc>
      </w:tr>
      <w:tr w:rsidR="3BDA3CC5" w:rsidRPr="00775FC2" w14:paraId="16F9DD01" w14:textId="77777777" w:rsidTr="799DE9A8">
        <w:trPr>
          <w:trHeight w:val="300"/>
        </w:trPr>
        <w:tc>
          <w:tcPr>
            <w:tcW w:w="3317" w:type="dxa"/>
          </w:tcPr>
          <w:p w14:paraId="3ADF9518" w14:textId="36BF09A6" w:rsidR="02E35717" w:rsidRDefault="02E35717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TRANSICIÓN</w:t>
            </w:r>
          </w:p>
        </w:tc>
        <w:tc>
          <w:tcPr>
            <w:tcW w:w="11083" w:type="dxa"/>
          </w:tcPr>
          <w:p w14:paraId="4569A7FB" w14:textId="47AFE798" w:rsidR="3BDA3CC5" w:rsidRPr="00775FC2" w:rsidRDefault="563235C3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Hot Wings</w:t>
            </w:r>
          </w:p>
          <w:p w14:paraId="02B54DDD" w14:textId="1EB03502" w:rsidR="3BDA3CC5" w:rsidRPr="00775FC2" w:rsidRDefault="3BDA3CC5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0AEB482B" w14:textId="1B28837C" w:rsidR="3BDA3CC5" w:rsidRPr="00775FC2" w:rsidRDefault="23163ADF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hyperlink r:id="rId45">
              <w:r w:rsidRPr="00775FC2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val="en-US" w:eastAsia="es-CO"/>
                </w:rPr>
                <w:t>https://www.youtube.com/watch?v=mQ_hn6YKx5M&amp;list=RDmQ_hn6YKx5M&amp;start_radio=1</w:t>
              </w:r>
            </w:hyperlink>
          </w:p>
          <w:p w14:paraId="661DCC35" w14:textId="67133448" w:rsidR="3BDA3CC5" w:rsidRPr="00775FC2" w:rsidRDefault="3BDA3CC5" w:rsidP="07962F0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</w:tc>
      </w:tr>
      <w:tr w:rsidR="3BDA3CC5" w:rsidRPr="00775FC2" w14:paraId="2A0DFCBA" w14:textId="77777777" w:rsidTr="799DE9A8">
        <w:trPr>
          <w:trHeight w:val="300"/>
        </w:trPr>
        <w:tc>
          <w:tcPr>
            <w:tcW w:w="3317" w:type="dxa"/>
          </w:tcPr>
          <w:p w14:paraId="6AA53CAE" w14:textId="43CC9320" w:rsidR="02E35717" w:rsidRDefault="02E35717" w:rsidP="3BDA3CC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DA3CC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PRIMERO </w:t>
            </w:r>
          </w:p>
        </w:tc>
        <w:tc>
          <w:tcPr>
            <w:tcW w:w="11083" w:type="dxa"/>
          </w:tcPr>
          <w:p w14:paraId="40556586" w14:textId="51BE3BB4" w:rsidR="3BDA3CC5" w:rsidRPr="00775FC2" w:rsidRDefault="4D59CF81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Real in Rio </w:t>
            </w:r>
          </w:p>
          <w:p w14:paraId="194C35AF" w14:textId="110D4DBD" w:rsidR="3BDA3CC5" w:rsidRPr="00775FC2" w:rsidRDefault="3BDA3CC5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3783C970" w14:textId="457A4A87" w:rsidR="3BDA3CC5" w:rsidRPr="00775FC2" w:rsidRDefault="1DC11610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hyperlink r:id="rId46">
              <w:r w:rsidRPr="00775FC2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val="en-US" w:eastAsia="es-CO"/>
                </w:rPr>
                <w:t>https://www.youtube.com/watch?v=FRE-yvXslbU&amp;list=RDFRE-yvXslbU&amp;start_radio=1</w:t>
              </w:r>
            </w:hyperlink>
          </w:p>
          <w:p w14:paraId="27BC283C" w14:textId="14B4B80E" w:rsidR="3BDA3CC5" w:rsidRPr="00775FC2" w:rsidRDefault="3BDA3CC5" w:rsidP="07962F07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</w:tc>
      </w:tr>
      <w:tr w:rsidR="3BE0FD0C" w:rsidRPr="00775FC2" w14:paraId="7F8E156F" w14:textId="77777777" w:rsidTr="799DE9A8">
        <w:trPr>
          <w:trHeight w:val="300"/>
        </w:trPr>
        <w:tc>
          <w:tcPr>
            <w:tcW w:w="3317" w:type="dxa"/>
          </w:tcPr>
          <w:p w14:paraId="43196113" w14:textId="55147A19" w:rsidR="70E57739" w:rsidRDefault="70E57739" w:rsidP="3BE0FD0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BE0F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</w:t>
            </w:r>
            <w:r w:rsidR="6235CD43" w:rsidRPr="3BE0FD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ODO PREESCOLAR </w:t>
            </w:r>
          </w:p>
        </w:tc>
        <w:tc>
          <w:tcPr>
            <w:tcW w:w="11083" w:type="dxa"/>
          </w:tcPr>
          <w:p w14:paraId="3985CAB7" w14:textId="7683E870" w:rsidR="70E57739" w:rsidRPr="00775FC2" w:rsidRDefault="0BA33398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r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>Rio  Soundtrack - Track 2 - Rio Rio</w:t>
            </w:r>
            <w:r w:rsidR="311B9E66" w:rsidRPr="00775FC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  <w:t xml:space="preserve"> </w:t>
            </w:r>
          </w:p>
          <w:p w14:paraId="4C1EC987" w14:textId="4D642471" w:rsidR="70E57739" w:rsidRPr="00775FC2" w:rsidRDefault="70E57739" w:rsidP="799DE9A8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</w:p>
          <w:p w14:paraId="0F038FBC" w14:textId="1A45C1A2" w:rsidR="70E57739" w:rsidRPr="00775FC2" w:rsidRDefault="162AA2B2" w:rsidP="3BE0FD0C">
            <w:pPr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en-US" w:eastAsia="es-CO"/>
              </w:rPr>
            </w:pPr>
            <w:hyperlink r:id="rId47">
              <w:r w:rsidRPr="00775FC2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val="en-US" w:eastAsia="es-CO"/>
                </w:rPr>
                <w:t>https://www.youtube.com/watch?v=SQTXL9bvG8U&amp;list=RDSQTXL9bvG8U&amp;start_radio=1</w:t>
              </w:r>
            </w:hyperlink>
          </w:p>
        </w:tc>
      </w:tr>
    </w:tbl>
    <w:p w14:paraId="54FB81E9" w14:textId="0787CF99" w:rsidR="799DE9A8" w:rsidRPr="00775FC2" w:rsidRDefault="799DE9A8">
      <w:pPr>
        <w:rPr>
          <w:lang w:val="en-US"/>
        </w:rPr>
      </w:pPr>
    </w:p>
    <w:p w14:paraId="5EB90164" w14:textId="0820C993" w:rsidR="2950DBDF" w:rsidRDefault="39E01711" w:rsidP="799DE9A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799DE9A8">
        <w:rPr>
          <w:rFonts w:ascii="Times New Roman" w:eastAsia="Times New Roman" w:hAnsi="Times New Roman" w:cs="Times New Roman"/>
          <w:b/>
          <w:bCs/>
          <w:sz w:val="24"/>
          <w:szCs w:val="24"/>
        </w:rPr>
        <w:t>ESCENOGRAFÍA</w:t>
      </w:r>
    </w:p>
    <w:p w14:paraId="5C5A0169" w14:textId="45C55BE5" w:rsidR="2950DBDF" w:rsidRDefault="2950DBDF" w:rsidP="3BDA3CC5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3DD2F8C" wp14:editId="118729E2">
            <wp:extent cx="8867661" cy="5071870"/>
            <wp:effectExtent l="0" t="0" r="0" b="0"/>
            <wp:docPr id="5018419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841977" name="Picture 501841977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7661" cy="507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0A44" w14:textId="7E6F65DF" w:rsidR="2950DBDF" w:rsidRDefault="2950DBDF" w:rsidP="6B51317F">
      <w:pPr>
        <w:jc w:val="center"/>
      </w:pPr>
      <w:r>
        <w:rPr>
          <w:noProof/>
        </w:rPr>
        <w:lastRenderedPageBreak/>
        <w:drawing>
          <wp:inline distT="0" distB="0" distL="0" distR="0" wp14:anchorId="61F6D669" wp14:editId="7F17192D">
            <wp:extent cx="8865376" cy="5005694"/>
            <wp:effectExtent l="0" t="0" r="0" b="0"/>
            <wp:docPr id="16624206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0681" name="Picture 1662420681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5376" cy="5005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&lt;</w:t>
      </w:r>
    </w:p>
    <w:p w14:paraId="09F59448" w14:textId="77777777" w:rsidR="00543581" w:rsidRDefault="00543581"/>
    <w:p w14:paraId="2B948BD1" w14:textId="24FCA9F4" w:rsidR="3BDA3CC5" w:rsidRDefault="3BDA3CC5"/>
    <w:p w14:paraId="6DB8BE7F" w14:textId="7072598F" w:rsidR="3BDA3CC5" w:rsidRDefault="3BDA3CC5"/>
    <w:p w14:paraId="532E7E37" w14:textId="7DDA06F8" w:rsidR="3BDA3CC5" w:rsidRDefault="3BDA3CC5"/>
    <w:p w14:paraId="3D9A8262" w14:textId="2C925173" w:rsidR="3BDA3CC5" w:rsidRDefault="3BDA3CC5"/>
    <w:p w14:paraId="6D3AD9A6" w14:textId="0353AF5F" w:rsidR="3BDA3CC5" w:rsidRDefault="3BDA3CC5"/>
    <w:p w14:paraId="4DB4DD3E" w14:textId="315D03A0" w:rsidR="3BDA3CC5" w:rsidRDefault="3BDA3CC5"/>
    <w:p w14:paraId="23539AB6" w14:textId="63B00BA2" w:rsidR="3BDA3CC5" w:rsidRDefault="0C105CC5" w:rsidP="28951B4C">
      <w:pPr>
        <w:rPr>
          <w:rFonts w:ascii="Calibri" w:eastAsia="Calibri" w:hAnsi="Calibri" w:cs="Calibri"/>
          <w:color w:val="000000" w:themeColor="text1"/>
        </w:rPr>
      </w:pPr>
      <w:r w:rsidRPr="28951B4C">
        <w:rPr>
          <w:rFonts w:ascii="Calibri" w:eastAsia="Calibri" w:hAnsi="Calibri" w:cs="Calibri"/>
          <w:color w:val="000000" w:themeColor="text1"/>
        </w:rPr>
        <w:t xml:space="preserve">Equipo CAS – Apoyo a montaje teatral y ensayos actores. </w:t>
      </w:r>
    </w:p>
    <w:p w14:paraId="087E1791" w14:textId="697CC9AB" w:rsidR="3BDA3CC5" w:rsidRDefault="0C105CC5" w:rsidP="28951B4C">
      <w:pPr>
        <w:pStyle w:val="Prrafodelista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lang w:val="es-ES"/>
        </w:rPr>
      </w:pPr>
      <w:r w:rsidRPr="28951B4C">
        <w:rPr>
          <w:rFonts w:ascii="Calibri" w:eastAsia="Calibri" w:hAnsi="Calibri" w:cs="Calibri"/>
          <w:color w:val="000000" w:themeColor="text1"/>
        </w:rPr>
        <w:t xml:space="preserve">Laura Fernanda Jiménez Rodríguez 10c </w:t>
      </w:r>
    </w:p>
    <w:p w14:paraId="23E86BFC" w14:textId="6A7E054F" w:rsidR="3BDA3CC5" w:rsidRDefault="0C105CC5" w:rsidP="28951B4C">
      <w:pPr>
        <w:pStyle w:val="Prrafodelista"/>
        <w:numPr>
          <w:ilvl w:val="0"/>
          <w:numId w:val="1"/>
        </w:numPr>
        <w:rPr>
          <w:rFonts w:ascii="Calibri" w:eastAsia="Calibri" w:hAnsi="Calibri" w:cs="Calibri"/>
          <w:color w:val="000000" w:themeColor="text1"/>
          <w:lang w:val="es-ES"/>
        </w:rPr>
      </w:pPr>
      <w:r w:rsidRPr="28951B4C">
        <w:rPr>
          <w:rFonts w:ascii="Calibri" w:eastAsia="Calibri" w:hAnsi="Calibri" w:cs="Calibri"/>
          <w:color w:val="000000" w:themeColor="text1"/>
        </w:rPr>
        <w:t>Valentina Esser Cruz. 10b</w:t>
      </w:r>
    </w:p>
    <w:p w14:paraId="1B613A43" w14:textId="49825974" w:rsidR="3BDA3CC5" w:rsidRDefault="3BDA3CC5"/>
    <w:sectPr w:rsidR="3BDA3CC5" w:rsidSect="00543581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Laura Rey" w:date="2026-02-23T10:20:00Z" w:initials="LR">
    <w:p w14:paraId="262F5913" w14:textId="2F5C7117" w:rsidR="004773FB" w:rsidRDefault="004773FB">
      <w:r>
        <w:annotationRef/>
      </w:r>
      <w:r w:rsidRPr="0E3641B5">
        <w:t>no se entiende la escena</w:t>
      </w:r>
    </w:p>
  </w:comment>
  <w:comment w:id="5" w:author="Dayana Suarez" w:date="2026-02-27T11:04:00Z" w:initials="DS">
    <w:p w14:paraId="5F7C8CE6" w14:textId="45856F00" w:rsidR="004773FB" w:rsidRDefault="004773FB">
      <w:r>
        <w:annotationRef/>
      </w:r>
      <w:r w:rsidRPr="4FC878BC">
        <w:t>Done :)</w:t>
      </w:r>
    </w:p>
    <w:p w14:paraId="2B7BFE0B" w14:textId="75098CF4" w:rsidR="004773FB" w:rsidRDefault="004773FB"/>
  </w:comment>
  <w:comment w:id="6" w:author="Laura Rey" w:date="2026-02-23T10:23:00Z" w:initials="LR">
    <w:p w14:paraId="5DCE251F" w14:textId="7EBFAF32" w:rsidR="004773FB" w:rsidRDefault="004773FB">
      <w:r>
        <w:annotationRef/>
      </w:r>
      <w:r w:rsidRPr="6B685D6D">
        <w:t xml:space="preserve">sugerimos usar otra canción </w:t>
      </w:r>
    </w:p>
  </w:comment>
  <w:comment w:id="7" w:author="Dayana Suarez" w:date="2026-02-27T11:06:00Z" w:initials="DS">
    <w:p w14:paraId="29A9B9B4" w14:textId="411DE10D" w:rsidR="004773FB" w:rsidRDefault="004773FB">
      <w:r>
        <w:annotationRef/>
      </w:r>
      <w:r w:rsidRPr="01198128">
        <w:t>done :)</w:t>
      </w:r>
    </w:p>
    <w:p w14:paraId="0A36A480" w14:textId="34A3F9A8" w:rsidR="004773FB" w:rsidRDefault="004773FB"/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62F5913" w15:done="0"/>
  <w15:commentEx w15:paraId="2B7BFE0B" w15:paraIdParent="262F5913" w15:done="0"/>
  <w15:commentEx w15:paraId="5DCE251F" w15:done="0"/>
  <w15:commentEx w15:paraId="0A36A480" w15:paraIdParent="5DCE251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3DA367D" w16cex:dateUtc="2026-02-23T15:20:00Z"/>
  <w16cex:commentExtensible w16cex:durableId="41A6242B" w16cex:dateUtc="2026-02-27T16:04:00Z"/>
  <w16cex:commentExtensible w16cex:durableId="250F4023" w16cex:dateUtc="2026-02-23T15:23:00Z">
    <w16cex:extLst>
      <w16:ext w16:uri="{CE6994B0-6A32-4C9F-8C6B-6E91EDA988CE}">
        <cr:reactions xmlns:cr="http://schemas.microsoft.com/office/comments/2020/reactions">
          <cr:reaction reactionType="1">
            <cr:reactionInfo dateUtc="2026-02-27T16:05:59Z">
              <cr:user userId="S::dayana.suarez@ciedi.edu.co::3d265329-2ad0-4796-8e7f-1dabcb29f1a8" userProvider="AD" userName="Dayana Suarez"/>
            </cr:reactionInfo>
          </cr:reaction>
        </cr:reactions>
      </w16:ext>
    </w16cex:extLst>
  </w16cex:commentExtensible>
  <w16cex:commentExtensible w16cex:durableId="757AF6EA" w16cex:dateUtc="2026-02-27T16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62F5913" w16cid:durableId="03DA367D"/>
  <w16cid:commentId w16cid:paraId="2B7BFE0B" w16cid:durableId="41A6242B"/>
  <w16cid:commentId w16cid:paraId="5DCE251F" w16cid:durableId="250F4023"/>
  <w16cid:commentId w16cid:paraId="0A36A480" w16cid:durableId="757AF6E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447CE" w14:textId="77777777" w:rsidR="004773FB" w:rsidRDefault="004773FB" w:rsidP="00775FC2">
      <w:pPr>
        <w:spacing w:after="0" w:line="240" w:lineRule="auto"/>
      </w:pPr>
      <w:r>
        <w:separator/>
      </w:r>
    </w:p>
  </w:endnote>
  <w:endnote w:type="continuationSeparator" w:id="0">
    <w:p w14:paraId="264DBF47" w14:textId="77777777" w:rsidR="004773FB" w:rsidRDefault="004773FB" w:rsidP="00775F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Yu Mincho">
    <w:altName w:val="游明朝"/>
    <w:panose1 w:val="020204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92845" w14:textId="77777777" w:rsidR="00775FC2" w:rsidRDefault="00775FC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6615F" w14:textId="77777777" w:rsidR="00775FC2" w:rsidRDefault="00775FC2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4BD59" w14:textId="77777777" w:rsidR="00775FC2" w:rsidRDefault="00775FC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460948" w14:textId="77777777" w:rsidR="004773FB" w:rsidRDefault="004773FB" w:rsidP="00775FC2">
      <w:pPr>
        <w:spacing w:after="0" w:line="240" w:lineRule="auto"/>
      </w:pPr>
      <w:r>
        <w:separator/>
      </w:r>
    </w:p>
  </w:footnote>
  <w:footnote w:type="continuationSeparator" w:id="0">
    <w:p w14:paraId="6A787484" w14:textId="77777777" w:rsidR="004773FB" w:rsidRDefault="004773FB" w:rsidP="00775F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1DC01" w14:textId="77777777" w:rsidR="00775FC2" w:rsidRDefault="00775FC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3CA6D" w14:textId="77777777" w:rsidR="00775FC2" w:rsidRDefault="00775FC2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A055A" w14:textId="77777777" w:rsidR="00775FC2" w:rsidRDefault="00775FC2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NTIS0cP1f/BGQ" int2:id="RigNYI37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F3F40"/>
    <w:multiLevelType w:val="hybridMultilevel"/>
    <w:tmpl w:val="FF4C97E2"/>
    <w:lvl w:ilvl="0" w:tplc="55F8A19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6D818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CC88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70E0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0D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945C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EA00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2AE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902F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1DDF45"/>
    <w:multiLevelType w:val="hybridMultilevel"/>
    <w:tmpl w:val="FFFFFFFF"/>
    <w:lvl w:ilvl="0" w:tplc="794829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CA2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4AE7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7AF2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AAD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443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3244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F0D6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AC7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1934620">
    <w:abstractNumId w:val="0"/>
  </w:num>
  <w:num w:numId="2" w16cid:durableId="37592925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aura Rey">
    <w15:presenceInfo w15:providerId="AD" w15:userId="S::coord.ey@ciedi.edu.co::2f29c52f-0157-4408-a675-e3ae4b6b05ce"/>
  </w15:person>
  <w15:person w15:author="Dayana Suarez">
    <w15:presenceInfo w15:providerId="AD" w15:userId="S::dayana.suarez@ciedi.edu.co::3d265329-2ad0-4796-8e7f-1dabcb29f1a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581"/>
    <w:rsid w:val="0004AF35"/>
    <w:rsid w:val="000B4B41"/>
    <w:rsid w:val="0015D069"/>
    <w:rsid w:val="0041476E"/>
    <w:rsid w:val="0044C17D"/>
    <w:rsid w:val="00453D36"/>
    <w:rsid w:val="004773FB"/>
    <w:rsid w:val="00543581"/>
    <w:rsid w:val="00574312"/>
    <w:rsid w:val="005D6133"/>
    <w:rsid w:val="00775FC2"/>
    <w:rsid w:val="00855707"/>
    <w:rsid w:val="00B0437D"/>
    <w:rsid w:val="00C219A1"/>
    <w:rsid w:val="00C42468"/>
    <w:rsid w:val="00CA6CE7"/>
    <w:rsid w:val="00D909A8"/>
    <w:rsid w:val="00F70C73"/>
    <w:rsid w:val="011FD796"/>
    <w:rsid w:val="0146D14F"/>
    <w:rsid w:val="01537D2D"/>
    <w:rsid w:val="01557D32"/>
    <w:rsid w:val="0157575F"/>
    <w:rsid w:val="015ACF17"/>
    <w:rsid w:val="015F6240"/>
    <w:rsid w:val="018B3289"/>
    <w:rsid w:val="01BF338B"/>
    <w:rsid w:val="023A740D"/>
    <w:rsid w:val="023DD7A5"/>
    <w:rsid w:val="024E0E0C"/>
    <w:rsid w:val="024E3152"/>
    <w:rsid w:val="02633BF3"/>
    <w:rsid w:val="0283E19A"/>
    <w:rsid w:val="02E35717"/>
    <w:rsid w:val="0320EE8C"/>
    <w:rsid w:val="03E0C6FC"/>
    <w:rsid w:val="03FDCB3C"/>
    <w:rsid w:val="0413E270"/>
    <w:rsid w:val="041C71F6"/>
    <w:rsid w:val="04424D78"/>
    <w:rsid w:val="046613E7"/>
    <w:rsid w:val="04D387F7"/>
    <w:rsid w:val="054DCD37"/>
    <w:rsid w:val="057E663F"/>
    <w:rsid w:val="058245D1"/>
    <w:rsid w:val="06688315"/>
    <w:rsid w:val="06726478"/>
    <w:rsid w:val="067859C5"/>
    <w:rsid w:val="06788D9D"/>
    <w:rsid w:val="0690C913"/>
    <w:rsid w:val="06A41C48"/>
    <w:rsid w:val="06DAD791"/>
    <w:rsid w:val="0706E152"/>
    <w:rsid w:val="071169A0"/>
    <w:rsid w:val="07164F30"/>
    <w:rsid w:val="07208AE7"/>
    <w:rsid w:val="0733533B"/>
    <w:rsid w:val="0754D11F"/>
    <w:rsid w:val="07962F07"/>
    <w:rsid w:val="079DD80C"/>
    <w:rsid w:val="0806E6A3"/>
    <w:rsid w:val="080AAFB8"/>
    <w:rsid w:val="086CBD24"/>
    <w:rsid w:val="0884C0A7"/>
    <w:rsid w:val="08AF0145"/>
    <w:rsid w:val="09074261"/>
    <w:rsid w:val="095BD2D1"/>
    <w:rsid w:val="09719BE3"/>
    <w:rsid w:val="09AF8FB1"/>
    <w:rsid w:val="09FFCB67"/>
    <w:rsid w:val="0AF161F5"/>
    <w:rsid w:val="0B411476"/>
    <w:rsid w:val="0B6BFBD6"/>
    <w:rsid w:val="0B9A6E25"/>
    <w:rsid w:val="0BA33398"/>
    <w:rsid w:val="0C105CC5"/>
    <w:rsid w:val="0C40F116"/>
    <w:rsid w:val="0C7B2227"/>
    <w:rsid w:val="0CA4093B"/>
    <w:rsid w:val="0D4F118E"/>
    <w:rsid w:val="0D6C27F8"/>
    <w:rsid w:val="0D812671"/>
    <w:rsid w:val="0D95AE46"/>
    <w:rsid w:val="0D95C9D2"/>
    <w:rsid w:val="0DA36606"/>
    <w:rsid w:val="0E3CA5BC"/>
    <w:rsid w:val="0EB2FAB4"/>
    <w:rsid w:val="0F579333"/>
    <w:rsid w:val="0FA56EB0"/>
    <w:rsid w:val="101607BD"/>
    <w:rsid w:val="1023F743"/>
    <w:rsid w:val="102655AB"/>
    <w:rsid w:val="103D5CB8"/>
    <w:rsid w:val="104424B0"/>
    <w:rsid w:val="104511E7"/>
    <w:rsid w:val="105569CA"/>
    <w:rsid w:val="105FD5F3"/>
    <w:rsid w:val="10AAB4B0"/>
    <w:rsid w:val="11076557"/>
    <w:rsid w:val="11197E36"/>
    <w:rsid w:val="111B1353"/>
    <w:rsid w:val="11220D0F"/>
    <w:rsid w:val="1124D261"/>
    <w:rsid w:val="1128C801"/>
    <w:rsid w:val="11D600B7"/>
    <w:rsid w:val="11D8C2D4"/>
    <w:rsid w:val="12016A68"/>
    <w:rsid w:val="121AD3B8"/>
    <w:rsid w:val="1247F089"/>
    <w:rsid w:val="1266F1B6"/>
    <w:rsid w:val="12DB4E31"/>
    <w:rsid w:val="12F29742"/>
    <w:rsid w:val="12F4CA75"/>
    <w:rsid w:val="132155E6"/>
    <w:rsid w:val="13392670"/>
    <w:rsid w:val="13716908"/>
    <w:rsid w:val="139C18E1"/>
    <w:rsid w:val="141D956D"/>
    <w:rsid w:val="14236FB4"/>
    <w:rsid w:val="143B8231"/>
    <w:rsid w:val="14572992"/>
    <w:rsid w:val="1479B84A"/>
    <w:rsid w:val="14AA9FBD"/>
    <w:rsid w:val="14D46DF7"/>
    <w:rsid w:val="14DE5772"/>
    <w:rsid w:val="15128AF1"/>
    <w:rsid w:val="1514C5F9"/>
    <w:rsid w:val="151A5E39"/>
    <w:rsid w:val="1551724C"/>
    <w:rsid w:val="157232F9"/>
    <w:rsid w:val="1591338E"/>
    <w:rsid w:val="15DA7839"/>
    <w:rsid w:val="162AA2B2"/>
    <w:rsid w:val="16383CA0"/>
    <w:rsid w:val="16684009"/>
    <w:rsid w:val="168E32B7"/>
    <w:rsid w:val="1693F177"/>
    <w:rsid w:val="169C8751"/>
    <w:rsid w:val="16A4F75F"/>
    <w:rsid w:val="16CF056D"/>
    <w:rsid w:val="16E7B711"/>
    <w:rsid w:val="16ED160B"/>
    <w:rsid w:val="16F6565B"/>
    <w:rsid w:val="17656631"/>
    <w:rsid w:val="1770F7EA"/>
    <w:rsid w:val="177F0F18"/>
    <w:rsid w:val="17BF3086"/>
    <w:rsid w:val="180AAB56"/>
    <w:rsid w:val="1823067C"/>
    <w:rsid w:val="1841EA62"/>
    <w:rsid w:val="18B7D5B8"/>
    <w:rsid w:val="1951A211"/>
    <w:rsid w:val="1966E918"/>
    <w:rsid w:val="199B799F"/>
    <w:rsid w:val="19AB678E"/>
    <w:rsid w:val="19AC7A4A"/>
    <w:rsid w:val="19CF77DB"/>
    <w:rsid w:val="1A1D7410"/>
    <w:rsid w:val="1A81D6FF"/>
    <w:rsid w:val="1AC74F0F"/>
    <w:rsid w:val="1B05036F"/>
    <w:rsid w:val="1B08D00B"/>
    <w:rsid w:val="1B12DAF2"/>
    <w:rsid w:val="1B3AB927"/>
    <w:rsid w:val="1B6CAE44"/>
    <w:rsid w:val="1B725132"/>
    <w:rsid w:val="1B890884"/>
    <w:rsid w:val="1B89C697"/>
    <w:rsid w:val="1B90A3A0"/>
    <w:rsid w:val="1BA5B871"/>
    <w:rsid w:val="1BBB6EAB"/>
    <w:rsid w:val="1BE2ED4D"/>
    <w:rsid w:val="1BE554D8"/>
    <w:rsid w:val="1C07A5B4"/>
    <w:rsid w:val="1C46C796"/>
    <w:rsid w:val="1C5097E8"/>
    <w:rsid w:val="1C8D1615"/>
    <w:rsid w:val="1C96C443"/>
    <w:rsid w:val="1CA3B28F"/>
    <w:rsid w:val="1CC792BB"/>
    <w:rsid w:val="1D36526F"/>
    <w:rsid w:val="1D7381AE"/>
    <w:rsid w:val="1D9EA3B7"/>
    <w:rsid w:val="1D9FDCDE"/>
    <w:rsid w:val="1DB019AD"/>
    <w:rsid w:val="1DC11610"/>
    <w:rsid w:val="1E08826C"/>
    <w:rsid w:val="1EA505EF"/>
    <w:rsid w:val="1EE019BF"/>
    <w:rsid w:val="1EE117FE"/>
    <w:rsid w:val="1F4AE5EC"/>
    <w:rsid w:val="1F8068F6"/>
    <w:rsid w:val="1F9615D3"/>
    <w:rsid w:val="1FAE642A"/>
    <w:rsid w:val="1FAF480F"/>
    <w:rsid w:val="1FF140E2"/>
    <w:rsid w:val="1FFD9CF5"/>
    <w:rsid w:val="20540861"/>
    <w:rsid w:val="20639259"/>
    <w:rsid w:val="219C2497"/>
    <w:rsid w:val="219E8366"/>
    <w:rsid w:val="21A1425E"/>
    <w:rsid w:val="21B50CF3"/>
    <w:rsid w:val="21CDC3D9"/>
    <w:rsid w:val="21DC7158"/>
    <w:rsid w:val="21E2728A"/>
    <w:rsid w:val="227FB515"/>
    <w:rsid w:val="22CDDC06"/>
    <w:rsid w:val="22DC3FC6"/>
    <w:rsid w:val="230CA7BB"/>
    <w:rsid w:val="23163ADF"/>
    <w:rsid w:val="23368ADA"/>
    <w:rsid w:val="23798298"/>
    <w:rsid w:val="24181C4C"/>
    <w:rsid w:val="241EB52F"/>
    <w:rsid w:val="24283EB2"/>
    <w:rsid w:val="243B0357"/>
    <w:rsid w:val="24488838"/>
    <w:rsid w:val="244E5C6F"/>
    <w:rsid w:val="24E9915B"/>
    <w:rsid w:val="253E94EE"/>
    <w:rsid w:val="254F5858"/>
    <w:rsid w:val="256988F3"/>
    <w:rsid w:val="258ABDA6"/>
    <w:rsid w:val="25AA9B37"/>
    <w:rsid w:val="25F15A90"/>
    <w:rsid w:val="26235F0E"/>
    <w:rsid w:val="265C9677"/>
    <w:rsid w:val="265E0F2A"/>
    <w:rsid w:val="266A5B19"/>
    <w:rsid w:val="26749BB5"/>
    <w:rsid w:val="269DB27E"/>
    <w:rsid w:val="271E7348"/>
    <w:rsid w:val="276EE313"/>
    <w:rsid w:val="277A1B45"/>
    <w:rsid w:val="27C2CDC3"/>
    <w:rsid w:val="27FD87FB"/>
    <w:rsid w:val="27FDC3A4"/>
    <w:rsid w:val="281FF3D3"/>
    <w:rsid w:val="283EA698"/>
    <w:rsid w:val="28428946"/>
    <w:rsid w:val="28951B4C"/>
    <w:rsid w:val="28AE1B04"/>
    <w:rsid w:val="28B2A10B"/>
    <w:rsid w:val="28B4C187"/>
    <w:rsid w:val="28F59209"/>
    <w:rsid w:val="2934B943"/>
    <w:rsid w:val="2950DBDF"/>
    <w:rsid w:val="2951A220"/>
    <w:rsid w:val="2957665F"/>
    <w:rsid w:val="29724ADF"/>
    <w:rsid w:val="297C462A"/>
    <w:rsid w:val="298E7556"/>
    <w:rsid w:val="29982CEB"/>
    <w:rsid w:val="29AAAEB1"/>
    <w:rsid w:val="29DC1ADB"/>
    <w:rsid w:val="29F090AC"/>
    <w:rsid w:val="2A30E256"/>
    <w:rsid w:val="2A7E70D1"/>
    <w:rsid w:val="2A943665"/>
    <w:rsid w:val="2B27E370"/>
    <w:rsid w:val="2B42D995"/>
    <w:rsid w:val="2B44D5B9"/>
    <w:rsid w:val="2B9AA72F"/>
    <w:rsid w:val="2B9AE1A5"/>
    <w:rsid w:val="2BB3D461"/>
    <w:rsid w:val="2C153694"/>
    <w:rsid w:val="2C26DF0B"/>
    <w:rsid w:val="2C3E0514"/>
    <w:rsid w:val="2C6D362B"/>
    <w:rsid w:val="2C8BF950"/>
    <w:rsid w:val="2C8F5B93"/>
    <w:rsid w:val="2C97F8D8"/>
    <w:rsid w:val="2CA06E4D"/>
    <w:rsid w:val="2CAF559A"/>
    <w:rsid w:val="2CEDB9BE"/>
    <w:rsid w:val="2D1F128E"/>
    <w:rsid w:val="2D2875E0"/>
    <w:rsid w:val="2D45B403"/>
    <w:rsid w:val="2D878249"/>
    <w:rsid w:val="2D94FB39"/>
    <w:rsid w:val="2D9685E5"/>
    <w:rsid w:val="2DADD0B1"/>
    <w:rsid w:val="2DBACF2A"/>
    <w:rsid w:val="2E022286"/>
    <w:rsid w:val="2E07CF99"/>
    <w:rsid w:val="2E1ED663"/>
    <w:rsid w:val="2E55175D"/>
    <w:rsid w:val="2E5D096C"/>
    <w:rsid w:val="2EE898DC"/>
    <w:rsid w:val="2F0254C7"/>
    <w:rsid w:val="2F4ED77C"/>
    <w:rsid w:val="2F51DAA4"/>
    <w:rsid w:val="2F750842"/>
    <w:rsid w:val="2FEAF0B6"/>
    <w:rsid w:val="2FF4082D"/>
    <w:rsid w:val="304C16E1"/>
    <w:rsid w:val="311B9E66"/>
    <w:rsid w:val="315960A4"/>
    <w:rsid w:val="3169B46E"/>
    <w:rsid w:val="3187078D"/>
    <w:rsid w:val="31961276"/>
    <w:rsid w:val="319723D1"/>
    <w:rsid w:val="31ACF3AF"/>
    <w:rsid w:val="31E66A20"/>
    <w:rsid w:val="32FE144D"/>
    <w:rsid w:val="330BEE9A"/>
    <w:rsid w:val="3315281F"/>
    <w:rsid w:val="3342CA94"/>
    <w:rsid w:val="336CD7D1"/>
    <w:rsid w:val="336D5488"/>
    <w:rsid w:val="337B8C23"/>
    <w:rsid w:val="3430E4CA"/>
    <w:rsid w:val="348B5F90"/>
    <w:rsid w:val="34930993"/>
    <w:rsid w:val="34F70CDB"/>
    <w:rsid w:val="35002E01"/>
    <w:rsid w:val="3543A63E"/>
    <w:rsid w:val="35608BEE"/>
    <w:rsid w:val="356BC352"/>
    <w:rsid w:val="35F32F3E"/>
    <w:rsid w:val="3662874F"/>
    <w:rsid w:val="368D2786"/>
    <w:rsid w:val="369770EB"/>
    <w:rsid w:val="36A86C56"/>
    <w:rsid w:val="36BBE809"/>
    <w:rsid w:val="375AA2F5"/>
    <w:rsid w:val="3760FC49"/>
    <w:rsid w:val="37792A95"/>
    <w:rsid w:val="37AD6CC2"/>
    <w:rsid w:val="37B608EA"/>
    <w:rsid w:val="37D3A881"/>
    <w:rsid w:val="37EE77C8"/>
    <w:rsid w:val="3802A0A0"/>
    <w:rsid w:val="389B4586"/>
    <w:rsid w:val="389D8726"/>
    <w:rsid w:val="38EA6D4C"/>
    <w:rsid w:val="38ED71EA"/>
    <w:rsid w:val="391062F9"/>
    <w:rsid w:val="395154D1"/>
    <w:rsid w:val="3975EC54"/>
    <w:rsid w:val="399EC659"/>
    <w:rsid w:val="39B1571A"/>
    <w:rsid w:val="39E01711"/>
    <w:rsid w:val="3A3ADDA7"/>
    <w:rsid w:val="3A52E03D"/>
    <w:rsid w:val="3A724E69"/>
    <w:rsid w:val="3A7ABF2D"/>
    <w:rsid w:val="3A845623"/>
    <w:rsid w:val="3A8CF356"/>
    <w:rsid w:val="3ACDD2A6"/>
    <w:rsid w:val="3AD35195"/>
    <w:rsid w:val="3AE1CBF9"/>
    <w:rsid w:val="3AEDA08D"/>
    <w:rsid w:val="3AF794B0"/>
    <w:rsid w:val="3B34936E"/>
    <w:rsid w:val="3BDA3CC5"/>
    <w:rsid w:val="3BE0FD0C"/>
    <w:rsid w:val="3BE5A25B"/>
    <w:rsid w:val="3BEB68CD"/>
    <w:rsid w:val="3C133DCF"/>
    <w:rsid w:val="3C480E7A"/>
    <w:rsid w:val="3CC46A46"/>
    <w:rsid w:val="3CDD81F2"/>
    <w:rsid w:val="3D040CF2"/>
    <w:rsid w:val="3D2F2AA6"/>
    <w:rsid w:val="3D74F42E"/>
    <w:rsid w:val="3D7B1BAE"/>
    <w:rsid w:val="3DEFA2CF"/>
    <w:rsid w:val="3E47D255"/>
    <w:rsid w:val="3E794DA7"/>
    <w:rsid w:val="3E7ACAFF"/>
    <w:rsid w:val="3E8DF4FF"/>
    <w:rsid w:val="3EACF1E7"/>
    <w:rsid w:val="3EC82AE6"/>
    <w:rsid w:val="3F17BE51"/>
    <w:rsid w:val="3F5EEFE3"/>
    <w:rsid w:val="3F95C9FE"/>
    <w:rsid w:val="3FD74449"/>
    <w:rsid w:val="3FEBB132"/>
    <w:rsid w:val="3FEE9123"/>
    <w:rsid w:val="40596B7E"/>
    <w:rsid w:val="405E2F0D"/>
    <w:rsid w:val="40A11DDA"/>
    <w:rsid w:val="40AC81CA"/>
    <w:rsid w:val="40BB52C0"/>
    <w:rsid w:val="40ECC396"/>
    <w:rsid w:val="40EE61B9"/>
    <w:rsid w:val="412385B8"/>
    <w:rsid w:val="413DB401"/>
    <w:rsid w:val="413E05DA"/>
    <w:rsid w:val="414A7A3C"/>
    <w:rsid w:val="416DCD78"/>
    <w:rsid w:val="41766BF6"/>
    <w:rsid w:val="41C2C5F3"/>
    <w:rsid w:val="4223039D"/>
    <w:rsid w:val="4233DE64"/>
    <w:rsid w:val="424F0EA1"/>
    <w:rsid w:val="425DF7AC"/>
    <w:rsid w:val="42813941"/>
    <w:rsid w:val="428A464B"/>
    <w:rsid w:val="428D1CE2"/>
    <w:rsid w:val="429DABBC"/>
    <w:rsid w:val="42F5A014"/>
    <w:rsid w:val="42FB460A"/>
    <w:rsid w:val="4305E1E4"/>
    <w:rsid w:val="4326B2C5"/>
    <w:rsid w:val="4387C695"/>
    <w:rsid w:val="43AE42DA"/>
    <w:rsid w:val="43D5323B"/>
    <w:rsid w:val="43D98FBB"/>
    <w:rsid w:val="4438B7B4"/>
    <w:rsid w:val="443C8342"/>
    <w:rsid w:val="44571527"/>
    <w:rsid w:val="445DFAC0"/>
    <w:rsid w:val="4494BC66"/>
    <w:rsid w:val="44A21711"/>
    <w:rsid w:val="44A3F90F"/>
    <w:rsid w:val="44B54DB7"/>
    <w:rsid w:val="44DA282C"/>
    <w:rsid w:val="44E653F9"/>
    <w:rsid w:val="451978BA"/>
    <w:rsid w:val="4555733E"/>
    <w:rsid w:val="459CC49F"/>
    <w:rsid w:val="45A6D57B"/>
    <w:rsid w:val="45BEBA03"/>
    <w:rsid w:val="45EEA554"/>
    <w:rsid w:val="462CEB65"/>
    <w:rsid w:val="4649EA56"/>
    <w:rsid w:val="46597AFA"/>
    <w:rsid w:val="46725D37"/>
    <w:rsid w:val="468CA1AC"/>
    <w:rsid w:val="469578F6"/>
    <w:rsid w:val="46A3F40B"/>
    <w:rsid w:val="46D78D2D"/>
    <w:rsid w:val="46E760A5"/>
    <w:rsid w:val="477C7BC4"/>
    <w:rsid w:val="47AB13A0"/>
    <w:rsid w:val="47D6501A"/>
    <w:rsid w:val="47E3CC8E"/>
    <w:rsid w:val="4827AEBF"/>
    <w:rsid w:val="4842A782"/>
    <w:rsid w:val="484FCB04"/>
    <w:rsid w:val="485624A5"/>
    <w:rsid w:val="486B079D"/>
    <w:rsid w:val="48814BC1"/>
    <w:rsid w:val="48EB195C"/>
    <w:rsid w:val="490C2C84"/>
    <w:rsid w:val="4913B5A2"/>
    <w:rsid w:val="4950ECC7"/>
    <w:rsid w:val="496756A2"/>
    <w:rsid w:val="496CD77E"/>
    <w:rsid w:val="497C6FCA"/>
    <w:rsid w:val="4984674C"/>
    <w:rsid w:val="49953837"/>
    <w:rsid w:val="499BE5FB"/>
    <w:rsid w:val="49E4726D"/>
    <w:rsid w:val="49EF1E70"/>
    <w:rsid w:val="4A1BCBCF"/>
    <w:rsid w:val="4A28B82C"/>
    <w:rsid w:val="4A9BD182"/>
    <w:rsid w:val="4AE21A7E"/>
    <w:rsid w:val="4B094707"/>
    <w:rsid w:val="4B144106"/>
    <w:rsid w:val="4B2C5830"/>
    <w:rsid w:val="4B30AB3C"/>
    <w:rsid w:val="4B42066E"/>
    <w:rsid w:val="4B6BDFC3"/>
    <w:rsid w:val="4BA6D963"/>
    <w:rsid w:val="4BA841D2"/>
    <w:rsid w:val="4BBA7B85"/>
    <w:rsid w:val="4BD08F58"/>
    <w:rsid w:val="4BE060A0"/>
    <w:rsid w:val="4BEB4004"/>
    <w:rsid w:val="4C305C5D"/>
    <w:rsid w:val="4C9617C7"/>
    <w:rsid w:val="4CA31F1A"/>
    <w:rsid w:val="4CD0BC80"/>
    <w:rsid w:val="4CFEA827"/>
    <w:rsid w:val="4D214E5E"/>
    <w:rsid w:val="4D59CF81"/>
    <w:rsid w:val="4D836FB2"/>
    <w:rsid w:val="4DED5086"/>
    <w:rsid w:val="4E68848F"/>
    <w:rsid w:val="4EC4D075"/>
    <w:rsid w:val="4F17A9F6"/>
    <w:rsid w:val="4F20D7A5"/>
    <w:rsid w:val="4F5A45A8"/>
    <w:rsid w:val="4F5E69F0"/>
    <w:rsid w:val="4F5FA24D"/>
    <w:rsid w:val="4F84F941"/>
    <w:rsid w:val="4F962B57"/>
    <w:rsid w:val="4F9B143C"/>
    <w:rsid w:val="4FAB9CA6"/>
    <w:rsid w:val="4FD3AF98"/>
    <w:rsid w:val="4FDF6C39"/>
    <w:rsid w:val="4FE2CF0C"/>
    <w:rsid w:val="4FF99D02"/>
    <w:rsid w:val="5003C677"/>
    <w:rsid w:val="500A77CE"/>
    <w:rsid w:val="5011A0F3"/>
    <w:rsid w:val="50327F72"/>
    <w:rsid w:val="503622DB"/>
    <w:rsid w:val="505959D0"/>
    <w:rsid w:val="506816FB"/>
    <w:rsid w:val="50908432"/>
    <w:rsid w:val="511E2CD4"/>
    <w:rsid w:val="51492A06"/>
    <w:rsid w:val="5199D417"/>
    <w:rsid w:val="51CE5D4F"/>
    <w:rsid w:val="51D22C91"/>
    <w:rsid w:val="5218E878"/>
    <w:rsid w:val="52599736"/>
    <w:rsid w:val="52862304"/>
    <w:rsid w:val="528C110A"/>
    <w:rsid w:val="52BC1D6F"/>
    <w:rsid w:val="5309539F"/>
    <w:rsid w:val="53224833"/>
    <w:rsid w:val="53469651"/>
    <w:rsid w:val="53BF9288"/>
    <w:rsid w:val="53C514F9"/>
    <w:rsid w:val="53ED93E6"/>
    <w:rsid w:val="5420528D"/>
    <w:rsid w:val="547DBE37"/>
    <w:rsid w:val="547F50F1"/>
    <w:rsid w:val="54B2E9A7"/>
    <w:rsid w:val="54B41B9A"/>
    <w:rsid w:val="54C6C7BD"/>
    <w:rsid w:val="54F67DCA"/>
    <w:rsid w:val="5501B68B"/>
    <w:rsid w:val="554C1A93"/>
    <w:rsid w:val="55669BF3"/>
    <w:rsid w:val="55A697F4"/>
    <w:rsid w:val="55A74CB9"/>
    <w:rsid w:val="55B1C818"/>
    <w:rsid w:val="55BB53B4"/>
    <w:rsid w:val="55BC597F"/>
    <w:rsid w:val="55DF7764"/>
    <w:rsid w:val="56275A83"/>
    <w:rsid w:val="563235C3"/>
    <w:rsid w:val="56438977"/>
    <w:rsid w:val="564B9C66"/>
    <w:rsid w:val="56A94C47"/>
    <w:rsid w:val="570F164B"/>
    <w:rsid w:val="5711938E"/>
    <w:rsid w:val="5742A9E5"/>
    <w:rsid w:val="576E57EE"/>
    <w:rsid w:val="57938278"/>
    <w:rsid w:val="5797D008"/>
    <w:rsid w:val="57D23D64"/>
    <w:rsid w:val="57D65CA7"/>
    <w:rsid w:val="57E5A594"/>
    <w:rsid w:val="58178CE5"/>
    <w:rsid w:val="581E6501"/>
    <w:rsid w:val="5868BB97"/>
    <w:rsid w:val="586A9868"/>
    <w:rsid w:val="586AFDB1"/>
    <w:rsid w:val="587472B8"/>
    <w:rsid w:val="587890D1"/>
    <w:rsid w:val="5881D239"/>
    <w:rsid w:val="589B1F84"/>
    <w:rsid w:val="58D69B34"/>
    <w:rsid w:val="5928E202"/>
    <w:rsid w:val="595E74F0"/>
    <w:rsid w:val="596A13D0"/>
    <w:rsid w:val="596E6437"/>
    <w:rsid w:val="5979B628"/>
    <w:rsid w:val="598877FF"/>
    <w:rsid w:val="59A3CFF8"/>
    <w:rsid w:val="59A6DADA"/>
    <w:rsid w:val="59B6B834"/>
    <w:rsid w:val="5A4856F7"/>
    <w:rsid w:val="5A6107B9"/>
    <w:rsid w:val="5AD6653F"/>
    <w:rsid w:val="5AFEE61A"/>
    <w:rsid w:val="5B46AB63"/>
    <w:rsid w:val="5BE96A59"/>
    <w:rsid w:val="5C3D0F7D"/>
    <w:rsid w:val="5CA056BF"/>
    <w:rsid w:val="5CCDBEAC"/>
    <w:rsid w:val="5CFD9BF5"/>
    <w:rsid w:val="5D12C68F"/>
    <w:rsid w:val="5D33E516"/>
    <w:rsid w:val="5D35794D"/>
    <w:rsid w:val="5D5B4088"/>
    <w:rsid w:val="5D771CCD"/>
    <w:rsid w:val="5D93F82D"/>
    <w:rsid w:val="5D97936C"/>
    <w:rsid w:val="5DA66779"/>
    <w:rsid w:val="5DDAA49E"/>
    <w:rsid w:val="5DE50F82"/>
    <w:rsid w:val="5DF43FB3"/>
    <w:rsid w:val="5DF74C64"/>
    <w:rsid w:val="5E332635"/>
    <w:rsid w:val="5E7F2673"/>
    <w:rsid w:val="5E881825"/>
    <w:rsid w:val="5EF0E24C"/>
    <w:rsid w:val="5F309E54"/>
    <w:rsid w:val="5F5135FE"/>
    <w:rsid w:val="5F9E0A25"/>
    <w:rsid w:val="5FB77B57"/>
    <w:rsid w:val="5FB79A4D"/>
    <w:rsid w:val="5FCCB6BA"/>
    <w:rsid w:val="5FF7234E"/>
    <w:rsid w:val="5FFC5FFA"/>
    <w:rsid w:val="5FFDCCCD"/>
    <w:rsid w:val="5FFFCA0E"/>
    <w:rsid w:val="6003CB2E"/>
    <w:rsid w:val="601E2FB6"/>
    <w:rsid w:val="6075F33B"/>
    <w:rsid w:val="608CC65C"/>
    <w:rsid w:val="60C01321"/>
    <w:rsid w:val="60D08D7B"/>
    <w:rsid w:val="61112914"/>
    <w:rsid w:val="6117D59B"/>
    <w:rsid w:val="611BEC69"/>
    <w:rsid w:val="61320A5F"/>
    <w:rsid w:val="61485EE5"/>
    <w:rsid w:val="616108F9"/>
    <w:rsid w:val="61668695"/>
    <w:rsid w:val="61CA2AA2"/>
    <w:rsid w:val="61DF1F6C"/>
    <w:rsid w:val="61F75979"/>
    <w:rsid w:val="61F772BD"/>
    <w:rsid w:val="6235CD43"/>
    <w:rsid w:val="624E827C"/>
    <w:rsid w:val="626B3E30"/>
    <w:rsid w:val="62723F30"/>
    <w:rsid w:val="62B0D096"/>
    <w:rsid w:val="62BF5F57"/>
    <w:rsid w:val="62CE0F3B"/>
    <w:rsid w:val="62D09853"/>
    <w:rsid w:val="637708CE"/>
    <w:rsid w:val="63BE6EC5"/>
    <w:rsid w:val="63C7560F"/>
    <w:rsid w:val="63D62E27"/>
    <w:rsid w:val="6525EA64"/>
    <w:rsid w:val="654749B4"/>
    <w:rsid w:val="65526E42"/>
    <w:rsid w:val="6566D739"/>
    <w:rsid w:val="65994215"/>
    <w:rsid w:val="65C1BCEE"/>
    <w:rsid w:val="65DD2480"/>
    <w:rsid w:val="65EDA9BA"/>
    <w:rsid w:val="663F0640"/>
    <w:rsid w:val="6669D912"/>
    <w:rsid w:val="66ABB196"/>
    <w:rsid w:val="66C3F562"/>
    <w:rsid w:val="66CCD2B2"/>
    <w:rsid w:val="66FC760B"/>
    <w:rsid w:val="6707B7B5"/>
    <w:rsid w:val="673B7302"/>
    <w:rsid w:val="677CA2D3"/>
    <w:rsid w:val="67A338EB"/>
    <w:rsid w:val="67C7BC64"/>
    <w:rsid w:val="67CFA23D"/>
    <w:rsid w:val="67DB298C"/>
    <w:rsid w:val="67FDB2AB"/>
    <w:rsid w:val="67FEEC6E"/>
    <w:rsid w:val="682D5BC0"/>
    <w:rsid w:val="6834BB36"/>
    <w:rsid w:val="6843AEA8"/>
    <w:rsid w:val="68BFEE57"/>
    <w:rsid w:val="68E4A9C3"/>
    <w:rsid w:val="690F08C4"/>
    <w:rsid w:val="693E4F45"/>
    <w:rsid w:val="695EEF44"/>
    <w:rsid w:val="699F0829"/>
    <w:rsid w:val="6A1CE4DB"/>
    <w:rsid w:val="6A2EC627"/>
    <w:rsid w:val="6ABF8D46"/>
    <w:rsid w:val="6ACD7B2D"/>
    <w:rsid w:val="6AE98A18"/>
    <w:rsid w:val="6AF0261F"/>
    <w:rsid w:val="6B1480FE"/>
    <w:rsid w:val="6B51317F"/>
    <w:rsid w:val="6B5A57A7"/>
    <w:rsid w:val="6B89D318"/>
    <w:rsid w:val="6B8EFE59"/>
    <w:rsid w:val="6B8FEACD"/>
    <w:rsid w:val="6B9BC0AA"/>
    <w:rsid w:val="6BFFF4D1"/>
    <w:rsid w:val="6C298BBA"/>
    <w:rsid w:val="6C47B885"/>
    <w:rsid w:val="6C579261"/>
    <w:rsid w:val="6C8BD97B"/>
    <w:rsid w:val="6C9A5FF8"/>
    <w:rsid w:val="6CDF82C8"/>
    <w:rsid w:val="6CE68537"/>
    <w:rsid w:val="6CF86520"/>
    <w:rsid w:val="6D0EEE8F"/>
    <w:rsid w:val="6D34AA46"/>
    <w:rsid w:val="6D76419B"/>
    <w:rsid w:val="6DC1BF68"/>
    <w:rsid w:val="6DC61367"/>
    <w:rsid w:val="6DE3624A"/>
    <w:rsid w:val="6E60644B"/>
    <w:rsid w:val="6E65C15A"/>
    <w:rsid w:val="6E691458"/>
    <w:rsid w:val="6E7CB60E"/>
    <w:rsid w:val="6E8C2262"/>
    <w:rsid w:val="6E957FC3"/>
    <w:rsid w:val="6EC538C9"/>
    <w:rsid w:val="6EE3E7F7"/>
    <w:rsid w:val="6F170D97"/>
    <w:rsid w:val="6F460090"/>
    <w:rsid w:val="6F716372"/>
    <w:rsid w:val="6F87D6D3"/>
    <w:rsid w:val="6F9C2121"/>
    <w:rsid w:val="6FB13031"/>
    <w:rsid w:val="6FD5F0CB"/>
    <w:rsid w:val="702FF55E"/>
    <w:rsid w:val="703AE025"/>
    <w:rsid w:val="70586E80"/>
    <w:rsid w:val="70C6A545"/>
    <w:rsid w:val="70CAF5A0"/>
    <w:rsid w:val="70E57739"/>
    <w:rsid w:val="710AA5D7"/>
    <w:rsid w:val="711B1A30"/>
    <w:rsid w:val="713E3DAD"/>
    <w:rsid w:val="716850FC"/>
    <w:rsid w:val="71700FB1"/>
    <w:rsid w:val="71BFD996"/>
    <w:rsid w:val="71C4CA79"/>
    <w:rsid w:val="71E72122"/>
    <w:rsid w:val="72221662"/>
    <w:rsid w:val="72429209"/>
    <w:rsid w:val="72623C92"/>
    <w:rsid w:val="72751D23"/>
    <w:rsid w:val="728F3290"/>
    <w:rsid w:val="7290A3D3"/>
    <w:rsid w:val="72A513FC"/>
    <w:rsid w:val="72E0EA25"/>
    <w:rsid w:val="7345EF73"/>
    <w:rsid w:val="73D14706"/>
    <w:rsid w:val="74028433"/>
    <w:rsid w:val="7417717A"/>
    <w:rsid w:val="741F259A"/>
    <w:rsid w:val="7437979A"/>
    <w:rsid w:val="74475A2C"/>
    <w:rsid w:val="7448A71B"/>
    <w:rsid w:val="744E8922"/>
    <w:rsid w:val="746AF7F5"/>
    <w:rsid w:val="7480A93D"/>
    <w:rsid w:val="75006A6B"/>
    <w:rsid w:val="751846FE"/>
    <w:rsid w:val="752099E6"/>
    <w:rsid w:val="757B5F74"/>
    <w:rsid w:val="75805310"/>
    <w:rsid w:val="75AA2B60"/>
    <w:rsid w:val="75E26D9A"/>
    <w:rsid w:val="763825EF"/>
    <w:rsid w:val="764FECE2"/>
    <w:rsid w:val="7654DEB4"/>
    <w:rsid w:val="76AAB937"/>
    <w:rsid w:val="76AD916B"/>
    <w:rsid w:val="76AE9A15"/>
    <w:rsid w:val="76AF89E6"/>
    <w:rsid w:val="76B5FC45"/>
    <w:rsid w:val="76C40CCE"/>
    <w:rsid w:val="76C77CA4"/>
    <w:rsid w:val="76CCDE71"/>
    <w:rsid w:val="76F93D0A"/>
    <w:rsid w:val="77007D03"/>
    <w:rsid w:val="77131A9F"/>
    <w:rsid w:val="779887AD"/>
    <w:rsid w:val="785844F3"/>
    <w:rsid w:val="78D21009"/>
    <w:rsid w:val="78DC78B3"/>
    <w:rsid w:val="79111C00"/>
    <w:rsid w:val="7923730C"/>
    <w:rsid w:val="79239B1B"/>
    <w:rsid w:val="79424AC2"/>
    <w:rsid w:val="79917212"/>
    <w:rsid w:val="799DE9A8"/>
    <w:rsid w:val="79B808C7"/>
    <w:rsid w:val="79DFD435"/>
    <w:rsid w:val="79E7FA39"/>
    <w:rsid w:val="7A2CFF6A"/>
    <w:rsid w:val="7A4006F9"/>
    <w:rsid w:val="7AA6C662"/>
    <w:rsid w:val="7ABEBBE4"/>
    <w:rsid w:val="7ADBD051"/>
    <w:rsid w:val="7AEBDFC0"/>
    <w:rsid w:val="7B061188"/>
    <w:rsid w:val="7B08359C"/>
    <w:rsid w:val="7B125499"/>
    <w:rsid w:val="7B3A5222"/>
    <w:rsid w:val="7B5C852B"/>
    <w:rsid w:val="7B77D177"/>
    <w:rsid w:val="7B9CA50B"/>
    <w:rsid w:val="7B9E2486"/>
    <w:rsid w:val="7B9FE5F1"/>
    <w:rsid w:val="7BB0B78F"/>
    <w:rsid w:val="7BC6CD8C"/>
    <w:rsid w:val="7C15272A"/>
    <w:rsid w:val="7C2A7FD7"/>
    <w:rsid w:val="7C4AA6DE"/>
    <w:rsid w:val="7C510C5D"/>
    <w:rsid w:val="7C5EDD76"/>
    <w:rsid w:val="7CC16C84"/>
    <w:rsid w:val="7CF14B06"/>
    <w:rsid w:val="7CFEDFF7"/>
    <w:rsid w:val="7D4D27DD"/>
    <w:rsid w:val="7D61E7FC"/>
    <w:rsid w:val="7D6788FA"/>
    <w:rsid w:val="7DA0649B"/>
    <w:rsid w:val="7DAFBC10"/>
    <w:rsid w:val="7DC644EC"/>
    <w:rsid w:val="7DC95EE8"/>
    <w:rsid w:val="7E3C3EAF"/>
    <w:rsid w:val="7EC7DAC2"/>
    <w:rsid w:val="7ED60C5E"/>
    <w:rsid w:val="7EE48919"/>
    <w:rsid w:val="7F1167BD"/>
    <w:rsid w:val="7F14C7E8"/>
    <w:rsid w:val="7F1899B1"/>
    <w:rsid w:val="7F684451"/>
    <w:rsid w:val="7F922CD2"/>
    <w:rsid w:val="7F9437ED"/>
    <w:rsid w:val="7FBAA696"/>
    <w:rsid w:val="7FC1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602BE"/>
  <w15:chartTrackingRefBased/>
  <w15:docId w15:val="{14BC860F-B6F8-49F5-B64F-58733C2A0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3BDA3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Fuerte">
    <w:name w:val="Strong"/>
    <w:basedOn w:val="Fuentedeprrafopredeter"/>
    <w:uiPriority w:val="22"/>
    <w:qFormat/>
    <w:rsid w:val="0054358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3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4C305C5D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ipervnculo">
    <w:name w:val="Hyperlink"/>
    <w:basedOn w:val="Fuentedeprrafopredeter"/>
    <w:uiPriority w:val="99"/>
    <w:unhideWhenUsed/>
    <w:rsid w:val="07962F07"/>
    <w:rPr>
      <w:color w:val="0563C1"/>
      <w:u w:val="single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775F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5FC2"/>
  </w:style>
  <w:style w:type="paragraph" w:styleId="Piedepgina">
    <w:name w:val="footer"/>
    <w:basedOn w:val="Normal"/>
    <w:link w:val="PiedepginaCar"/>
    <w:uiPriority w:val="99"/>
    <w:unhideWhenUsed/>
    <w:rsid w:val="00775FC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5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3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yperlink" Target="https://www.youtube.com/watch?v=cOnoLYoFp8s&amp;list=PLCqqHJHdN0RTy0UNVN--OUJectUeuDlR3&amp;index=13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hyperlink" Target="https://www.youtube.com/watch?v=KCFIRBI9hRk&amp;list=RDKCFIRBI9hRk&amp;start_radio=1" TargetMode="External"/><Relationship Id="rId47" Type="http://schemas.openxmlformats.org/officeDocument/2006/relationships/hyperlink" Target="https://www.youtube.com/watch?v=SQTXL9bvG8U&amp;list=RDSQTXL9bvG8U&amp;start_radio=1" TargetMode="External"/><Relationship Id="rId50" Type="http://schemas.openxmlformats.org/officeDocument/2006/relationships/header" Target="header1.xml"/><Relationship Id="rId55" Type="http://schemas.openxmlformats.org/officeDocument/2006/relationships/footer" Target="footer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jp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microsoft.com/office/2016/09/relationships/commentsIds" Target="commentsIds.xml"/><Relationship Id="rId40" Type="http://schemas.openxmlformats.org/officeDocument/2006/relationships/hyperlink" Target="https://www.youtube.com/watch?v=DO3ZS_4bOfA&amp;list=PLCqqHJHdN0RTy0UNVN--OUJectUeuDlR3&amp;index=4" TargetMode="External"/><Relationship Id="rId45" Type="http://schemas.openxmlformats.org/officeDocument/2006/relationships/hyperlink" Target="https://www.youtube.com/watch?v=mQ_hn6YKx5M&amp;list=RDmQ_hn6YKx5M&amp;start_radio=1" TargetMode="External"/><Relationship Id="rId53" Type="http://schemas.openxmlformats.org/officeDocument/2006/relationships/footer" Target="footer2.xml"/><Relationship Id="rId58" Type="http://schemas.openxmlformats.org/officeDocument/2006/relationships/theme" Target="theme/theme1.xml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comments" Target="comments.xml"/><Relationship Id="rId43" Type="http://schemas.openxmlformats.org/officeDocument/2006/relationships/hyperlink" Target="https://www.youtube.com/watch?v=-X--JqtCEQs&amp;list=RD-X--JqtCEQs&amp;start_radio=1" TargetMode="External"/><Relationship Id="rId48" Type="http://schemas.openxmlformats.org/officeDocument/2006/relationships/image" Target="media/image26.png"/><Relationship Id="rId56" Type="http://schemas.openxmlformats.org/officeDocument/2006/relationships/fontTable" Target="fontTable.xml"/><Relationship Id="rId8" Type="http://schemas.openxmlformats.org/officeDocument/2006/relationships/footnotes" Target="footnotes.xml"/><Relationship Id="rId51" Type="http://schemas.openxmlformats.org/officeDocument/2006/relationships/header" Target="header2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microsoft.com/office/2018/08/relationships/commentsExtensible" Target="commentsExtensible.xml"/><Relationship Id="rId46" Type="http://schemas.openxmlformats.org/officeDocument/2006/relationships/hyperlink" Target="https://www.youtube.com/watch?v=FRE-yvXslbU&amp;list=RDFRE-yvXslbU&amp;start_radio=1" TargetMode="External"/><Relationship Id="rId59" Type="http://schemas.microsoft.com/office/2020/10/relationships/intelligence" Target="intelligence2.xml"/><Relationship Id="rId20" Type="http://schemas.openxmlformats.org/officeDocument/2006/relationships/image" Target="media/image11.png"/><Relationship Id="rId41" Type="http://schemas.openxmlformats.org/officeDocument/2006/relationships/hyperlink" Target="https://www.youtube.com/watch?v=4mlxtQj6lrQ&amp;list=RD4mlxtQj6lrQ&amp;start_radio=1" TargetMode="External"/><Relationship Id="rId54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microsoft.com/office/2011/relationships/commentsExtended" Target="commentsExtended.xml"/><Relationship Id="rId49" Type="http://schemas.openxmlformats.org/officeDocument/2006/relationships/image" Target="media/image27.png"/><Relationship Id="rId57" Type="http://schemas.microsoft.com/office/2011/relationships/people" Target="people.xml"/><Relationship Id="rId10" Type="http://schemas.openxmlformats.org/officeDocument/2006/relationships/image" Target="media/image1.jpg"/><Relationship Id="rId31" Type="http://schemas.openxmlformats.org/officeDocument/2006/relationships/image" Target="media/image22.png"/><Relationship Id="rId44" Type="http://schemas.openxmlformats.org/officeDocument/2006/relationships/hyperlink" Target="https://www.youtube.com/watch?v=lfCmPXKKYL4&amp;list=RDlfCmPXKKYL4&amp;start_radio=1" TargetMode="External"/><Relationship Id="rId5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BA362C9FE1F12419F89F6344514FE99" ma:contentTypeVersion="5" ma:contentTypeDescription="Crear nuevo documento." ma:contentTypeScope="" ma:versionID="c10b5c27ebadc8a64ca05d7ddb417416">
  <xsd:schema xmlns:xsd="http://www.w3.org/2001/XMLSchema" xmlns:xs="http://www.w3.org/2001/XMLSchema" xmlns:p="http://schemas.microsoft.com/office/2006/metadata/properties" xmlns:ns3="a7cdb931-169b-44b0-8130-5763a88f386a" targetNamespace="http://schemas.microsoft.com/office/2006/metadata/properties" ma:root="true" ma:fieldsID="02e44b97a77ae97492926e72ed6d8b2f" ns3:_="">
    <xsd:import namespace="a7cdb931-169b-44b0-8130-5763a88f386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cdb931-169b-44b0-8130-5763a88f386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cdb931-169b-44b0-8130-5763a88f386a" xsi:nil="true"/>
  </documentManagement>
</p:properties>
</file>

<file path=customXml/itemProps1.xml><?xml version="1.0" encoding="utf-8"?>
<ds:datastoreItem xmlns:ds="http://schemas.openxmlformats.org/officeDocument/2006/customXml" ds:itemID="{C57FC3FB-707A-47CF-BED6-04FD2D691D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cdb931-169b-44b0-8130-5763a88f38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D5CFE57-A707-4B3A-9F68-B46A8F5C03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DFF1C9-3A3C-43A2-AB50-A2A82C86E09B}">
  <ds:schemaRefs>
    <ds:schemaRef ds:uri="http://schemas.microsoft.com/office/2006/metadata/properties"/>
    <ds:schemaRef ds:uri="http://schemas.microsoft.com/office/infopath/2007/PartnerControls"/>
    <ds:schemaRef ds:uri="a7cdb931-169b-44b0-8130-5763a88f38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1482</Words>
  <Characters>8152</Characters>
  <Application>Microsoft Office Word</Application>
  <DocSecurity>0</DocSecurity>
  <Lines>67</Lines>
  <Paragraphs>19</Paragraphs>
  <ScaleCrop>false</ScaleCrop>
  <Company/>
  <LinksUpToDate>false</LinksUpToDate>
  <CharactersWithSpaces>9615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Dayana Suarez</dc:creator>
  <cp:keywords/>
  <dc:description/>
  <cp:lastModifiedBy>Orlando Gomez Alonso</cp:lastModifiedBy>
  <cp:revision>2</cp:revision>
  <dcterms:created xsi:type="dcterms:W3CDTF">2026-04-17T19:42:00Z</dcterms:created>
  <dcterms:modified xsi:type="dcterms:W3CDTF">2026-04-17T19:42:00Z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0x0101001BA362C9FE1F12419F89F6344514FE99</vt:lpwstr>
  </property>
</Properties>
</file>